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commentReference w:id="5"/>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6"/>
      <w:r>
        <w:rPr/>
        <w:t xml:space="preserve">Uncultivated semi-natural land (SNL) </w:t>
      </w:r>
      <w:r>
        <w:rPr/>
      </w:r>
      <w:commentRangeEnd w:id="6"/>
      <w:r>
        <w:commentReference w:id="6"/>
      </w:r>
      <w:r>
        <w:rPr/>
        <w:commentReference w:id="7"/>
      </w:r>
      <w:r>
        <w:rPr/>
        <w:t xml:space="preserve">can act as important habitat for beneficial arthropods (Duelli &amp; Obrist 2003), which may spill over into adjacent </w:t>
      </w:r>
      <w:commentRangeStart w:id="8"/>
      <w:r>
        <w:rPr/>
        <w:t>crop</w:t>
      </w:r>
      <w:del w:id="13" w:author="Samuel Robinson" w:date="2020-09-30T11:23:47Z">
        <w:r>
          <w:rPr/>
          <w:delText>s</w:delText>
        </w:r>
      </w:del>
      <w:ins w:id="14" w:author="Samuel Robinson" w:date="2020-09-30T11:23:47Z">
        <w:r>
          <w:rPr/>
          <w:t>land</w:t>
        </w:r>
      </w:ins>
      <w:r>
        <w:rPr/>
      </w:r>
      <w:commentRangeEnd w:id="8"/>
      <w:r>
        <w:commentReference w:id="8"/>
      </w:r>
      <w:r>
        <w:rPr/>
        <w:commentReference w:id="9"/>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10"/>
      </w:r>
      <w:r>
        <w:rPr/>
        <w:commentReference w:id="11"/>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2"/>
      <w:r>
        <w:rPr/>
        <w:t>arthropods</w:t>
      </w:r>
      <w:r>
        <w:rPr/>
      </w:r>
      <w:commentRangeEnd w:id="12"/>
      <w:r>
        <w:commentReference w:id="12"/>
      </w:r>
      <w:r>
        <w:rPr/>
        <w:commentReference w:id="13"/>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4"/>
      </w:r>
      <w:r>
        <w:rPr/>
        <w:commentReference w:id="15"/>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6"/>
      </w:r>
      <w:r>
        <w:rPr/>
        <w:commentReference w:id="17"/>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8"/>
      </w:r>
      <w:r>
        <w:rPr/>
        <w:commentReference w:id="19"/>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also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20"/>
      </w:r>
      <w:r>
        <w:rPr/>
        <w:commentReference w:id="21"/>
      </w:r>
      <w:r>
        <w:rPr/>
        <w:t xml:space="preserve"> </w:t>
      </w:r>
      <w:commentRangeStart w:id="22"/>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2"/>
      <w:r>
        <w:commentReference w:id="22"/>
      </w:r>
      <w:r>
        <w:rPr/>
        <w:commentReference w:id="23"/>
      </w:r>
    </w:p>
    <w:p>
      <w:pPr>
        <w:pStyle w:val="TextBody"/>
        <w:rPr/>
      </w:pPr>
      <w:commentRangeStart w:id="24"/>
      <w:r>
        <w:rPr/>
        <w:t>Increased</w:t>
      </w:r>
      <w:r>
        <w:rPr/>
      </w:r>
      <w:commentRangeEnd w:id="24"/>
      <w:r>
        <w:commentReference w:id="24"/>
      </w:r>
      <w:r>
        <w:rPr/>
        <w:commentReference w:id="25"/>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6"/>
      <w:r>
        <w:rPr/>
        <w:t>activity</w:t>
      </w:r>
      <w:ins w:id="18" w:author="Diane Edwards" w:date="2020-09-23T11:58:00Z">
        <w:r>
          <w:rPr/>
          <w:t>-</w:t>
        </w:r>
      </w:ins>
      <w:del w:id="19" w:author="Diane Edwards" w:date="2020-09-23T11:58:00Z">
        <w:r>
          <w:rPr/>
          <w:delText xml:space="preserve"> </w:delText>
        </w:r>
      </w:del>
      <w:r>
        <w:rPr/>
        <w:t>density</w:t>
      </w:r>
      <w:r>
        <w:rPr/>
      </w:r>
      <w:commentRangeEnd w:id="26"/>
      <w:r>
        <w:commentReference w:id="26"/>
      </w:r>
      <w:r>
        <w:rPr/>
        <w:commentReference w:id="27"/>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8"/>
      <w:r>
        <w:rPr/>
        <w:t>study</w:t>
      </w:r>
      <w:r>
        <w:rPr/>
      </w:r>
      <w:commentRangeEnd w:id="28"/>
      <w:r>
        <w:commentReference w:id="28"/>
      </w:r>
      <w:r>
        <w:rPr/>
        <w:commentReference w:id="29"/>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 used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30"/>
      <w:r>
        <w:rPr/>
        <w:t xml:space="preserve">This allows for 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30"/>
      <w:r>
        <w:commentReference w:id="30"/>
      </w:r>
      <w:r>
        <w:rPr/>
        <w:commentReference w:id="31"/>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2"/>
      <w:r>
        <w:rPr/>
        <w:t xml:space="preserve">Forest </w:t>
      </w:r>
      <w:r>
        <w:rPr/>
      </w:r>
      <w:commentRangeEnd w:id="32"/>
      <w:r>
        <w:commentReference w:id="32"/>
      </w:r>
      <w:r>
        <w:rPr/>
        <w:commentReference w:id="33"/>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4"/>
      <w:r>
        <w:rPr/>
        <w:t>other</w:t>
      </w:r>
      <w:r>
        <w:rPr/>
      </w:r>
      <w:commentRangeEnd w:id="34"/>
      <w:r>
        <w:commentReference w:id="34"/>
      </w:r>
      <w:r>
        <w:rPr/>
        <w:commentReference w:id="35"/>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6"/>
      <w:r>
        <w:rPr>
          <w:b/>
        </w:rPr>
        <w:t>Paul, do we need a separate box/figure explaining how to interpret these plots, or should we just include references?</w:t>
      </w:r>
      <w:r>
        <w:rPr/>
        <w:t xml:space="preserve"> </w:t>
      </w:r>
      <w:r>
        <w:rPr/>
      </w:r>
      <w:commentRangeEnd w:id="36"/>
      <w:r>
        <w:commentReference w:id="36"/>
      </w:r>
      <w:r>
        <w:rPr/>
        <w:commentReference w:id="37"/>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0"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1"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8"/>
      <w:r>
        <w:rPr/>
        <w:t>(resulting in strong concurvity)</w:t>
      </w:r>
      <w:r>
        <w:rPr/>
      </w:r>
      <w:commentRangeEnd w:id="38"/>
      <w:r>
        <w:commentReference w:id="38"/>
      </w:r>
      <w:r>
        <w:rPr/>
        <w:commentReference w:id="39"/>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40"/>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2"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commentRangeEnd w:id="40"/>
      <w:r>
        <w:commentReference w:id="40"/>
      </w:r>
      <w:r>
        <w:rPr/>
        <w:commentReference w:id="41"/>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2"/>
      <w:r>
        <w:rPr/>
        <w:t>activity density</w:t>
      </w:r>
      <w:r>
        <w:rPr/>
      </w:r>
      <w:commentRangeEnd w:id="42"/>
      <w:r>
        <w:commentReference w:id="42"/>
      </w:r>
      <w:r>
        <w:rPr/>
        <w:commentReference w:id="43"/>
      </w:r>
      <w:r>
        <w:rPr/>
        <w:t xml:space="preserve">. Lines and dots represent means, and bars and shaded regions represent 95% confidence intervals (1.96 x SE). Coloured regions represent early-, mid-, and late-season effects (red, </w:t>
      </w:r>
      <w:commentRangeStart w:id="44"/>
      <w:r>
        <w:rPr/>
        <w:t>green</w:t>
      </w:r>
      <w:r>
        <w:rPr/>
      </w:r>
      <w:commentRangeEnd w:id="44"/>
      <w:r>
        <w:commentReference w:id="44"/>
      </w:r>
      <w:r>
        <w:rPr/>
        <w:commentReference w:id="45"/>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6"/>
      <w:r>
        <w:rPr/>
        <w:t xml:space="preserve">Landscape influence </w:t>
      </w:r>
      <w:r>
        <w:rPr/>
      </w:r>
      <w:commentRangeEnd w:id="46"/>
      <w:r>
        <w:commentReference w:id="46"/>
      </w:r>
      <w:r>
        <w:rPr/>
        <w:commentReference w:id="47"/>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8"/>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commentRangeEnd w:id="48"/>
      <w:r>
        <w:commentReference w:id="48"/>
      </w:r>
      <w:r>
        <w:rPr/>
        <w:commentReference w:id="49"/>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50"/>
      <w:r>
        <w:rPr/>
        <w:t xml:space="preserve">Landscape influence </w:t>
      </w:r>
      <w:r>
        <w:rPr/>
      </w:r>
      <w:commentRangeEnd w:id="50"/>
      <w:r>
        <w:commentReference w:id="50"/>
      </w:r>
      <w:r>
        <w:rPr/>
        <w:commentReference w:id="51"/>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2"/>
      <w:r>
        <w:rPr/>
        <w:t>for model components</w:t>
      </w:r>
      <w:r>
        <w:rPr/>
      </w:r>
      <w:commentRangeEnd w:id="52"/>
      <w:r>
        <w:commentReference w:id="52"/>
      </w:r>
      <w:r>
        <w:rPr/>
        <w:commentReference w:id="53"/>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28"/>
        <w:gridCol w:w="2091"/>
        <w:gridCol w:w="1704"/>
        <w:gridCol w:w="1704"/>
        <w:gridCol w:w="2033"/>
      </w:tblGrid>
      <w:tr>
        <w:trPr/>
        <w:tc>
          <w:tcPr>
            <w:tcW w:w="182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91"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4"/>
            <w:r>
              <w:rPr/>
              <w:t>Trees/Shrubs</w:t>
            </w:r>
            <w:r>
              <w:rPr/>
            </w:r>
            <w:commentRangeEnd w:id="54"/>
            <w:r>
              <w:commentReference w:id="54"/>
            </w:r>
            <w:r>
              <w:rPr/>
              <w:commentReference w:id="55"/>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3" w:author="Paul Galpern" w:date="2020-09-18T13:34:00Z">
        <w:r>
          <w:rPr/>
          <w:delText xml:space="preserve">to </w:delText>
        </w:r>
      </w:del>
      <w:r>
        <w:rPr/>
        <w:t>strongly</w:t>
      </w:r>
      <w:ins w:id="24"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6"/>
      <w:r>
        <w:rPr/>
        <w:t>some</w:t>
      </w:r>
      <w:r>
        <w:rPr/>
      </w:r>
      <w:commentRangeEnd w:id="56"/>
      <w:r>
        <w:commentReference w:id="56"/>
      </w:r>
      <w:r>
        <w:rPr/>
        <w:commentReference w:id="57"/>
      </w:r>
      <w:r>
        <w:rPr/>
        <w:t xml:space="preserve"> support for our predictions of </w:t>
      </w:r>
      <w:commentRangeStart w:id="58"/>
      <w:r>
        <w:rPr/>
        <w:t>SNL (grass and wetland, woodlands, and road margins)</w:t>
      </w:r>
      <w:r>
        <w:rPr/>
      </w:r>
      <w:commentRangeEnd w:id="58"/>
      <w:r>
        <w:commentReference w:id="58"/>
      </w:r>
      <w:r>
        <w:rPr/>
        <w:commentReference w:id="59"/>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60"/>
      <w:r>
        <w:rPr/>
        <w:t xml:space="preserve">While there was limited </w:t>
      </w:r>
      <w:r>
        <w:rPr/>
      </w:r>
      <w:commentRangeEnd w:id="60"/>
      <w:r>
        <w:commentReference w:id="60"/>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61"/>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62"/>
      <w:r>
        <w:rPr/>
        <w:t xml:space="preserve">for overwintering or winter foraging </w:t>
      </w:r>
      <w:r>
        <w:rPr/>
      </w:r>
      <w:commentRangeEnd w:id="62"/>
      <w:r>
        <w:commentReference w:id="62"/>
      </w:r>
      <w:r>
        <w:rPr/>
        <w:commentReference w:id="63"/>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5"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26" w:author="Diane Edwards" w:date="2020-09-23T12:40:00Z">
        <w:r>
          <w:rPr/>
          <w:t>t</w:t>
        </w:r>
      </w:ins>
      <w:r>
        <w:rPr/>
        <w:t xml:space="preserve">, either through ballooning as juveniles (Richter 1970; Greenstone 1982) or through other long-distance </w:t>
      </w:r>
      <w:commentRangeStart w:id="64"/>
      <w:r>
        <w:rPr/>
        <w:t>travel</w:t>
      </w:r>
      <w:r>
        <w:rPr/>
      </w:r>
      <w:commentRangeEnd w:id="64"/>
      <w:r>
        <w:commentReference w:id="64"/>
      </w:r>
      <w:r>
        <w:rPr/>
        <w:t>.</w:t>
      </w:r>
      <w:commentRangeEnd w:id="61"/>
      <w:r>
        <w:commentReference w:id="61"/>
      </w:r>
      <w:r>
        <w:rPr/>
      </w:r>
    </w:p>
    <w:p>
      <w:pPr>
        <w:pStyle w:val="TextBody"/>
        <w:rPr/>
      </w:pPr>
      <w:commentRangeStart w:id="65"/>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6"/>
      <w:r>
        <w:rPr/>
        <w:t xml:space="preserve">grassy pivot corners </w:t>
      </w:r>
      <w:r>
        <w:rPr/>
      </w:r>
      <w:commentRangeEnd w:id="66"/>
      <w:r>
        <w:commentReference w:id="66"/>
      </w:r>
      <w:r>
        <w:rPr/>
        <w:commentReference w:id="67"/>
      </w:r>
      <w:r>
        <w:rPr/>
        <w:t xml:space="preserve">and wetlands, but grasslands and </w:t>
      </w:r>
      <w:commentRangeStart w:id="68"/>
      <w:r>
        <w:rPr/>
        <w:t xml:space="preserve">wetlands </w:t>
      </w:r>
      <w:r>
        <w:rPr/>
      </w:r>
      <w:commentRangeEnd w:id="68"/>
      <w:r>
        <w:commentReference w:id="68"/>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65"/>
      <w:r>
        <w:commentReference w:id="65"/>
      </w:r>
      <w:r>
        <w:rPr/>
      </w:r>
    </w:p>
    <w:p>
      <w:pPr>
        <w:pStyle w:val="TextBody"/>
        <w:rPr/>
      </w:pPr>
      <w:commentRangeStart w:id="69"/>
      <w:r>
        <w:rPr/>
        <w:t>Many other stu</w:t>
      </w:r>
      <w:r>
        <w:rPr/>
      </w:r>
      <w:commentRangeEnd w:id="69"/>
      <w:r>
        <w:commentReference w:id="69"/>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70"/>
      <w:r>
        <w:rPr/>
        <w:t xml:space="preserve">Pardosa moesta </w:t>
      </w:r>
      <w:r>
        <w:rPr/>
      </w:r>
      <w:commentRangeEnd w:id="70"/>
      <w:r>
        <w:commentReference w:id="70"/>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4"/>
        <w:gridCol w:w="1411"/>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89"/>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8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69"/>
        <w:gridCol w:w="1981"/>
        <w:gridCol w:w="900"/>
        <w:gridCol w:w="1020"/>
        <w:gridCol w:w="1650"/>
      </w:tblGrid>
      <w:tr>
        <w:trPr/>
        <w:tc>
          <w:tcPr>
            <w:tcW w:w="266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1"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1"/>
        <w:gridCol w:w="1648"/>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4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39"/>
        <w:gridCol w:w="1921"/>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39"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29"/>
        <w:gridCol w:w="1635"/>
        <w:gridCol w:w="1428"/>
        <w:gridCol w:w="1467"/>
      </w:tblGrid>
      <w:tr>
        <w:trPr/>
        <w:tc>
          <w:tcPr>
            <w:tcW w:w="362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8"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67"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48"/>
        <w:gridCol w:w="1185"/>
        <w:gridCol w:w="975"/>
        <w:gridCol w:w="1020"/>
        <w:gridCol w:w="1532"/>
      </w:tblGrid>
      <w:tr>
        <w:trPr/>
        <w:tc>
          <w:tcPr>
            <w:tcW w:w="2548"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2"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89"/>
        <w:gridCol w:w="1065"/>
        <w:gridCol w:w="1545"/>
        <w:gridCol w:w="1860"/>
      </w:tblGrid>
      <w:tr>
        <w:trPr/>
        <w:tc>
          <w:tcPr>
            <w:tcW w:w="368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Spiders (Arachnida: Araneae) of the Canadian Prairies. </w:t>
      </w:r>
      <w:r>
        <w:rPr/>
        <w:commentReference w:id="71"/>
      </w:r>
      <w:r>
        <w:rPr/>
        <w:commentReference w:id="72"/>
      </w:r>
      <w:r>
        <w:rPr/>
        <w:t xml:space="preserve">.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 or even larger than 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Samuel Robinson" w:date="2020-10-21T12:04:1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11:55): "..."</w:t>
      </w:r>
    </w:p>
    <w:p>
      <w:r>
        <w:rPr>
          <w:rFonts w:ascii="Liberation Serif" w:hAnsi="Liberation Serif" w:eastAsia="DejaVu Sans" w:cs="DejaVu Sans"/>
          <w:sz w:val="20"/>
          <w:lang w:val="en-US" w:eastAsia="en-US" w:bidi="ar-SA"/>
        </w:rPr>
        <w:t>Changed</w:t>
      </w:r>
    </w:p>
  </w:comment>
  <w:comment w:id="6"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7"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8" w:author="Diane Edwards" w:date="2020-09-24T09:00:00Z" w:initials="DE">
    <w:p>
      <w:r>
        <w:rPr>
          <w:rFonts w:ascii="Liberation Serif" w:hAnsi="Liberation Serif" w:eastAsia="DejaVu Sans" w:cs="DejaVu Sans"/>
          <w:lang w:val="en-US" w:eastAsia="en-US" w:bidi="en-US"/>
        </w:rPr>
        <w:t>Cropland ?</w:t>
      </w:r>
    </w:p>
  </w:comment>
  <w:comment w:id="9"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10"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1"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2"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3"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4" w:author="Paul Galpern" w:date="2020-09-18T12:37:00Z" w:initials="PG">
    <w:p>
      <w:r>
        <w:rPr>
          <w:rFonts w:ascii="Liberation Serif" w:hAnsi="Liberation Serif" w:eastAsia="Segoe UI" w:cs="Tahoma"/>
          <w:lang w:val="en-US" w:eastAsia="en-US" w:bidi="en-US"/>
        </w:rPr>
        <w:t>Seems too early for results.</w:t>
      </w:r>
    </w:p>
  </w:comment>
  <w:comment w:id="15"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6"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7"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8"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9"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20"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1"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2"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3"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4"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5"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6" w:author="Diane Edwards" w:date="2020-09-23T11:59:00Z" w:initials="DE">
    <w:p>
      <w:r>
        <w:rPr>
          <w:rFonts w:ascii="Liberation Serif" w:hAnsi="Liberation Serif" w:eastAsia="DejaVu Sans" w:cs="DejaVu Sans"/>
          <w:lang w:val="en-US" w:eastAsia="en-US" w:bidi="en-US"/>
        </w:rPr>
        <w:t>Should this term be hyphenated?</w:t>
      </w:r>
    </w:p>
  </w:comment>
  <w:comment w:id="27"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8"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9"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30" w:author="Paul Galpern" w:date="2020-09-18T13:16:00Z" w:initials="PG">
    <w:p>
      <w:r>
        <w:rPr>
          <w:rFonts w:ascii="Liberation Serif" w:hAnsi="Liberation Serif" w:eastAsia="Segoe UI" w:cs="Tahoma"/>
          <w:lang w:val="en-US" w:eastAsia="en-US" w:bidi="en-US"/>
        </w:rPr>
        <w:t>This is a good description.</w:t>
      </w:r>
    </w:p>
  </w:comment>
  <w:comment w:id="31"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2" w:author="Diane Edwards" w:date="2020-09-24T11:03:00Z" w:initials="DE">
    <w:p>
      <w:r>
        <w:rPr>
          <w:rFonts w:ascii="Liberation Serif" w:hAnsi="Liberation Serif" w:eastAsia="DejaVu Sans" w:cs="DejaVu Sans"/>
          <w:lang w:val="en-US" w:eastAsia="en-US" w:bidi="en-US"/>
        </w:rPr>
        <w:t>Trees and shurbs??</w:t>
      </w:r>
    </w:p>
  </w:comment>
  <w:comment w:id="33"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4" w:author="Diane Edwards" w:date="2020-09-23T12:25:00Z" w:initials="DE">
    <w:p>
      <w:r>
        <w:rPr>
          <w:rFonts w:ascii="Liberation Serif" w:hAnsi="Liberation Serif" w:eastAsia="DejaVu Sans" w:cs="DejaVu Sans"/>
          <w:lang w:val="en-US" w:eastAsia="en-US" w:bidi="en-US"/>
        </w:rPr>
        <w:t>List the landscapes here used for analysis?</w:t>
      </w:r>
    </w:p>
  </w:comment>
  <w:comment w:id="35"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6"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7" w:author="Samuel Robinson" w:date="2020-10-08T11:00:0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13:18): "..."</w:t>
      </w:r>
    </w:p>
    <w:p>
      <w:r>
        <w:rPr>
          <w:rFonts w:ascii="Liberation Serif" w:hAnsi="Liberation Serif" w:eastAsia="DejaVu Sans" w:cs="DejaVu Sans"/>
          <w:sz w:val="20"/>
          <w:lang w:val="en-US" w:eastAsia="en-US" w:bidi="ar-SA"/>
        </w:rPr>
        <w:t>Made a box for this</w:t>
      </w:r>
    </w:p>
  </w:comment>
  <w:comment w:id="38" w:author="Paul Galpern" w:date="2020-09-18T13:20:00Z" w:initials="PG">
    <w:p>
      <w:r>
        <w:rPr>
          <w:rFonts w:ascii="Liberation Serif" w:hAnsi="Liberation Serif" w:eastAsia="Segoe UI" w:cs="Tahoma"/>
          <w:lang w:val="en-US" w:eastAsia="en-US" w:bidi="en-US"/>
        </w:rPr>
        <w:t>I don’t think you need to repeat this.</w:t>
      </w:r>
    </w:p>
  </w:comment>
  <w:comment w:id="39"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40"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41" w:author="Samuel Robinson" w:date="2020-10-02T14:47:4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11:16): "..."</w:t>
      </w:r>
    </w:p>
    <w:p>
      <w:r>
        <w:rPr>
          <w:rFonts w:ascii="Liberation Serif" w:hAnsi="Liberation Serif" w:eastAsia="DejaVu Sans" w:cs="DejaVu Sans"/>
          <w:sz w:val="20"/>
          <w:lang w:val="en-US" w:eastAsia="en-US" w:bidi="ar-SA"/>
        </w:rPr>
        <w:t xml:space="preserve">Made a table that attempts to summarize this, and re-wrote this section. I don’t really like the term “significance”, and I’ve avoided using it throughout the manuscript. </w:t>
      </w:r>
    </w:p>
  </w:comment>
  <w:comment w:id="42"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3" w:author="Samuel Robinson" w:date="2020-10-02T14:41: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4" w:author="Diane Edwards" w:date="2020-09-24T10:59:00Z" w:initials="DE">
    <w:p>
      <w:r>
        <w:rPr>
          <w:rFonts w:ascii="Liberation Serif" w:hAnsi="Liberation Serif" w:eastAsia="DejaVu Sans" w:cs="DejaVu Sans"/>
          <w:lang w:val="en-US" w:eastAsia="en-US" w:bidi="en-US"/>
        </w:rPr>
        <w:t>Purple?</w:t>
      </w:r>
    </w:p>
  </w:comment>
  <w:comment w:id="45" w:author="Samuel Robinson" w:date="2020-10-02T14:42: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10:59): "..."</w:t>
      </w:r>
    </w:p>
    <w:p>
      <w:r>
        <w:rPr>
          <w:rFonts w:ascii="Liberation Serif" w:hAnsi="Liberation Serif" w:eastAsia="DejaVu Sans" w:cs="DejaVu Sans"/>
          <w:sz w:val="20"/>
          <w:lang w:val="en-US" w:eastAsia="en-US" w:bidi="ar-SA"/>
        </w:rPr>
        <w:t>Changed</w:t>
      </w:r>
    </w:p>
  </w:comment>
  <w:comment w:id="46" w:author="Diane Edwards" w:date="2020-09-23T12:52:00Z" w:initials="DE">
    <w:p>
      <w:r>
        <w:rPr>
          <w:rFonts w:ascii="Liberation Serif" w:hAnsi="Liberation Serif" w:eastAsia="DejaVu Sans" w:cs="DejaVu Sans"/>
          <w:lang w:val="en-US" w:eastAsia="en-US" w:bidi="en-US"/>
        </w:rPr>
        <w:t>Pulse effect in graph a? Needed?</w:t>
      </w:r>
    </w:p>
  </w:comment>
  <w:comment w:id="47" w:author="Samuel Robinson" w:date="2020-10-02T14:42: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8"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9" w:author="Samuel Robinson" w:date="2020-10-02T14:57:4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50"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51" w:author="Samuel Robinson" w:date="2020-10-14T14:19:0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12:51): "..."</w:t>
      </w:r>
    </w:p>
    <w:p>
      <w:r>
        <w:rPr>
          <w:rFonts w:ascii="Liberation Serif" w:hAnsi="Liberation Serif" w:eastAsia="DejaVu Sans" w:cs="DejaVu Sans"/>
          <w:sz w:val="20"/>
          <w:lang w:val="en-US" w:eastAsia="en-US" w:bidi="ar-SA"/>
        </w:rPr>
        <w:t>See above</w:t>
      </w:r>
    </w:p>
  </w:comment>
  <w:comment w:id="52"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3" w:author="Samuel Robinson" w:date="2020-10-02T14:45:2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13:33): "..."</w:t>
      </w:r>
    </w:p>
    <w:p>
      <w:r>
        <w:rPr>
          <w:rFonts w:ascii="Liberation Serif" w:hAnsi="Liberation Serif" w:eastAsia="DejaVu Sans" w:cs="DejaVu Sans"/>
          <w:sz w:val="20"/>
          <w:lang w:val="en-US" w:eastAsia="en-US" w:bidi="ar-SA"/>
        </w:rPr>
        <w:t>Nakagawa’s R-squared</w:t>
      </w:r>
    </w:p>
  </w:comment>
  <w:comment w:id="54" w:author="Diane Edwards" w:date="2020-09-23T12:35:00Z" w:initials="DE">
    <w:p>
      <w:r>
        <w:rPr>
          <w:rFonts w:ascii="Liberation Serif" w:hAnsi="Liberation Serif" w:eastAsia="DejaVu Sans" w:cs="DejaVu Sans"/>
          <w:lang w:val="en-US" w:eastAsia="en-US" w:bidi="en-US"/>
        </w:rPr>
        <w:t xml:space="preserve">Woodlands? </w:t>
      </w:r>
    </w:p>
  </w:comment>
  <w:comment w:id="55" w:author="Samuel Robinson" w:date="2020-10-02T14:45: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12:35): "..."</w:t>
      </w:r>
    </w:p>
    <w:p>
      <w:r>
        <w:rPr>
          <w:rFonts w:ascii="Liberation Serif" w:hAnsi="Liberation Serif" w:eastAsia="DejaVu Sans" w:cs="DejaVu Sans"/>
          <w:sz w:val="20"/>
          <w:lang w:val="en-US" w:eastAsia="en-US" w:bidi="ar-SA"/>
        </w:rPr>
        <w:t>Changed</w:t>
      </w:r>
    </w:p>
  </w:comment>
  <w:comment w:id="56"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7" w:author="Samuel Robinson" w:date="2020-10-14T14:19:5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12:34): "..."</w:t>
      </w:r>
    </w:p>
    <w:p>
      <w:r>
        <w:rPr>
          <w:rFonts w:ascii="Liberation Serif" w:hAnsi="Liberation Serif" w:eastAsia="DejaVu Sans" w:cs="DejaVu Sans"/>
          <w:sz w:val="20"/>
          <w:lang w:val="en-US" w:eastAsia="en-US" w:bidi="ar-SA"/>
        </w:rPr>
        <w:t>Changed</w:t>
      </w:r>
    </w:p>
  </w:comment>
  <w:comment w:id="58"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9" w:author="Samuel Robinson" w:date="2020-10-14T15:18:4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11:11): "..."</w:t>
      </w:r>
    </w:p>
    <w:p>
      <w:r>
        <w:rPr>
          <w:rFonts w:ascii="Liberation Serif" w:hAnsi="Liberation Serif" w:eastAsia="DejaVu Sans" w:cs="DejaVu Sans"/>
          <w:sz w:val="20"/>
          <w:lang w:val="en-US" w:eastAsia="en-US" w:bidi="ar-SA"/>
        </w:rPr>
        <w:t>Changed in Methods</w:t>
      </w:r>
    </w:p>
  </w:comment>
  <w:comment w:id="60"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62"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63" w:author="Samuel Robinson" w:date="2020-10-14T15:21:3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13:07): "..."</w:t>
      </w:r>
    </w:p>
    <w:p>
      <w:r>
        <w:rPr>
          <w:rFonts w:ascii="Liberation Serif" w:hAnsi="Liberation Serif" w:eastAsia="DejaVu Sans" w:cs="DejaVu Sans"/>
          <w:sz w:val="20"/>
          <w:lang w:val="en-US" w:eastAsia="en-US" w:bidi="ar-SA"/>
        </w:rPr>
        <w:t>Yes</w:t>
      </w:r>
    </w:p>
  </w:comment>
  <w:comment w:id="64" w:author="Diane Edwards" w:date="2020-09-23T12:47:00Z" w:initials="DE">
    <w:p>
      <w:r>
        <w:rPr>
          <w:rFonts w:ascii="Liberation Serif" w:hAnsi="Liberation Serif" w:eastAsia="DejaVu Sans" w:cs="DejaVu Sans"/>
          <w:lang w:val="en-US" w:eastAsia="en-US" w:bidi="en-US"/>
        </w:rPr>
        <w:t>Seems to be known to be wide spread</w:t>
      </w:r>
    </w:p>
  </w:comment>
  <w:comment w:id="61"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6" w:author="Diane Edwards" w:date="2020-09-23T12:48:00Z" w:initials="DE">
    <w:p>
      <w:r>
        <w:rPr>
          <w:rFonts w:ascii="Liberation Serif" w:hAnsi="Liberation Serif" w:eastAsia="DejaVu Sans" w:cs="DejaVu Sans"/>
          <w:lang w:val="en-US" w:eastAsia="en-US" w:bidi="en-US"/>
        </w:rPr>
        <w:t>What landscape feature was this embedded in?</w:t>
      </w:r>
    </w:p>
  </w:comment>
  <w:comment w:id="67" w:author="Samuel Robinson" w:date="2020-10-14T15:52:5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12:48): "..."</w:t>
      </w:r>
    </w:p>
    <w:p>
      <w:r>
        <w:rPr>
          <w:rFonts w:ascii="Liberation Serif" w:hAnsi="Liberation Serif" w:eastAsia="DejaVu Sans" w:cs="DejaVu Sans"/>
          <w:sz w:val="20"/>
          <w:lang w:val="en-US" w:eastAsia="en-US" w:bidi="ar-SA"/>
        </w:rPr>
        <w:t>Changed</w:t>
      </w:r>
    </w:p>
  </w:comment>
  <w:comment w:id="68"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65"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9"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70"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71"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 w:id="72" w:author="Samuel Robinson" w:date="2020-10-14T16:5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10:16): "..."</w:t>
      </w:r>
    </w:p>
    <w:p>
      <w:r>
        <w:rPr>
          <w:rFonts w:ascii="Liberation Serif" w:hAnsi="Liberation Serif" w:eastAsia="DejaVu Sans" w:cs="DejaVu Sans"/>
          <w:sz w:val="20"/>
          <w:lang w:val="en-US" w:eastAsia="en-US" w:bidi="ar-SA"/>
        </w:rPr>
        <w:t>Fixed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style>
  <w:style w:type="character" w:styleId="ListLabel9">
    <w:name w:val="ListLabel 9"/>
    <w:qFormat/>
    <w:rPr/>
  </w:style>
  <w:style w:type="character" w:styleId="ListLabel10">
    <w:name w:val="ListLabel 10"/>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Application>LibreOffice/6.0.7.3$Linux_X86_64 LibreOffice_project/00m0$Build-3</Application>
  <Pages>14</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2020-10-21T12:14:52Z</dcterms:modified>
  <cp:revision>12</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