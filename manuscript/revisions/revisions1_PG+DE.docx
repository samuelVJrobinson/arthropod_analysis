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commentRangeEnd w:id="4"/>
      <w:r>
        <w:commentReference w:id="4"/>
      </w:r>
      <w:r>
        <w:rPr/>
        <w:t xml:space="preserve"> should consider </w:t>
      </w:r>
      <w:ins w:id="0" w:author="Paul Galpern" w:date="2020-09-18T12:13:00Z">
        <w:r>
          <w:rPr/>
          <w:t xml:space="preserve">the temporal dimension </w:t>
        </w:r>
      </w:ins>
      <w:ins w:id="1" w:author="Paul Galpern" w:date="2020-09-18T12:14:00Z">
        <w:r>
          <w:rPr/>
          <w:t xml:space="preserve">of non-crop habitats, in order to </w:t>
        </w:r>
      </w:ins>
      <w:r>
        <w:rPr/>
        <w:t>preser</w:t>
      </w:r>
      <w:ins w:id="2" w:author="Paul Galpern" w:date="2020-09-18T12:14:00Z">
        <w:r>
          <w:rPr/>
          <w:t>ve</w:t>
        </w:r>
      </w:ins>
      <w:del w:id="3" w:author="Paul Galpern" w:date="2020-09-18T12:14:00Z">
        <w:r>
          <w:rPr/>
          <w:delText xml:space="preserve">ving </w:delText>
        </w:r>
      </w:del>
      <w:ins w:id="4" w:author="Paul Galpern" w:date="2020-09-18T12:12:00Z">
        <w:r>
          <w:rPr/>
          <w:t xml:space="preserve">a </w:t>
        </w:r>
      </w:ins>
      <w:ins w:id="5" w:author="Paul Galpern" w:date="2020-09-18T12:13:00Z">
        <w:r>
          <w:rPr/>
          <w:t xml:space="preserve">mosaic of grasslands, wetlands and other non-crop </w:t>
        </w:r>
      </w:ins>
      <w:ins w:id="6" w:author="Paul Galpern" w:date="2020-09-18T12:14:00Z">
        <w:r>
          <w:rPr/>
          <w:t>features</w:t>
        </w:r>
      </w:ins>
      <w:ins w:id="7" w:author="Paul Galpern" w:date="2020-09-18T12:13:00Z">
        <w:r>
          <w:rPr/>
          <w:t xml:space="preserve"> capable of providing reservoirs habitats</w:t>
        </w:r>
      </w:ins>
      <w:ins w:id="8" w:author="Paul Galpern" w:date="2020-09-18T12:16:00Z">
        <w:r>
          <w:rPr/>
          <w:t xml:space="preserve"> for beneficial arthropods</w:t>
        </w:r>
      </w:ins>
      <w:ins w:id="9" w:author="Paul Galpern" w:date="2020-09-18T12:13:00Z">
        <w:r>
          <w:rPr/>
          <w:t xml:space="preserve"> at different</w:t>
        </w:r>
      </w:ins>
      <w:ins w:id="10" w:author="Paul Galpern" w:date="2020-09-18T12:14:00Z">
        <w:r>
          <w:rPr/>
          <w:t xml:space="preserve"> times of the</w:t>
        </w:r>
      </w:ins>
      <w:ins w:id="11" w:author="Paul Galpern" w:date="2020-09-18T12:15:00Z">
        <w:r>
          <w:rPr/>
          <w:t xml:space="preserve"> season.</w:t>
        </w:r>
      </w:ins>
      <w:del w:id="12"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5"/>
      <w:r>
        <w:rPr/>
        <w:t xml:space="preserve">Uncultivated semi-natural land (SNL) </w:t>
      </w:r>
      <w:r>
        <w:rPr/>
      </w:r>
      <w:commentRangeEnd w:id="5"/>
      <w:r>
        <w:commentReference w:id="5"/>
      </w:r>
      <w:r>
        <w:rPr/>
        <w:commentReference w:id="6"/>
      </w:r>
      <w:r>
        <w:rPr/>
        <w:t xml:space="preserve">can act as important habitat for beneficial arthropods (Duelli &amp; Obrist 2003), which may spill over into adjacent </w:t>
      </w:r>
      <w:commentRangeStart w:id="7"/>
      <w:r>
        <w:rPr/>
        <w:t>crop</w:t>
      </w:r>
      <w:del w:id="13" w:author="Samuel Robinson" w:date="2020-09-30T11:23:47Z">
        <w:r>
          <w:rPr/>
          <w:delText>s</w:delText>
        </w:r>
      </w:del>
      <w:ins w:id="14" w:author="Samuel Robinson" w:date="2020-09-30T11:23:47Z">
        <w:r>
          <w:rPr/>
          <w:t>land</w:t>
        </w:r>
      </w:ins>
      <w:r>
        <w:rPr/>
      </w:r>
      <w:commentRangeEnd w:id="7"/>
      <w:r>
        <w:commentReference w:id="7"/>
      </w:r>
      <w:r>
        <w:rPr/>
        <w:commentReference w:id="8"/>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5" w:author="Samuel Robinson" w:date="2020-09-30T11:29:36Z">
        <w:r>
          <w:rPr/>
          <w:delText xml:space="preserve">spatial scale of landscape </w:delText>
        </w:r>
      </w:del>
      <w:r>
        <w:rPr/>
        <w:commentReference w:id="9"/>
      </w:r>
      <w:r>
        <w:rPr/>
        <w:commentReference w:id="10"/>
      </w:r>
      <w:del w:id="16" w:author="Samuel Robinson" w:date="2020-09-30T11:29:36Z">
        <w:r>
          <w:rPr/>
          <w:delText>that is relevant to the organism</w:delText>
        </w:r>
      </w:del>
      <w:ins w:id="17"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1"/>
      <w:r>
        <w:rPr/>
        <w:t>arthropods</w:t>
      </w:r>
      <w:r>
        <w:rPr/>
      </w:r>
      <w:commentRangeEnd w:id="11"/>
      <w:r>
        <w:commentReference w:id="11"/>
      </w:r>
      <w:r>
        <w:rPr/>
        <w:commentReference w:id="12"/>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3"/>
      </w:r>
      <w:r>
        <w:rPr/>
        <w:commentReference w:id="14"/>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5"/>
      </w:r>
      <w:r>
        <w:rPr/>
        <w:commentReference w:id="16"/>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7"/>
      </w:r>
      <w:r>
        <w:rPr/>
        <w:commentReference w:id="18"/>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w:t>
      </w:r>
      <w:ins w:id="18" w:author="Diane Edwards" w:date="2020-09-23T11:27:00Z">
        <w:r>
          <w:rPr/>
          <w:t xml:space="preserve"> also</w:t>
        </w:r>
      </w:ins>
      <w:r>
        <w:rPr/>
        <w:t xml:space="preserve">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19"/>
      </w:r>
      <w:r>
        <w:rPr/>
        <w:commentReference w:id="20"/>
      </w:r>
      <w:r>
        <w:rPr/>
        <w:t xml:space="preserve"> </w:t>
      </w:r>
      <w:commentRangeStart w:id="21"/>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1"/>
      <w:r>
        <w:commentReference w:id="21"/>
      </w:r>
      <w:r>
        <w:rPr/>
        <w:commentReference w:id="22"/>
      </w:r>
    </w:p>
    <w:p>
      <w:pPr>
        <w:pStyle w:val="TextBody"/>
        <w:rPr/>
      </w:pPr>
      <w:commentRangeStart w:id="23"/>
      <w:r>
        <w:rPr/>
        <w:t>Increased</w:t>
      </w:r>
      <w:r>
        <w:rPr/>
      </w:r>
      <w:commentRangeEnd w:id="23"/>
      <w:r>
        <w:commentReference w:id="23"/>
      </w:r>
      <w:r>
        <w:rPr/>
        <w:commentReference w:id="24"/>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5"/>
      <w:r>
        <w:rPr/>
        <w:t>activity</w:t>
      </w:r>
      <w:ins w:id="19" w:author="Diane Edwards" w:date="2020-09-23T11:58:00Z">
        <w:r>
          <w:rPr/>
          <w:t>-</w:t>
        </w:r>
      </w:ins>
      <w:del w:id="20" w:author="Diane Edwards" w:date="2020-09-23T11:58:00Z">
        <w:r>
          <w:rPr/>
          <w:delText xml:space="preserve"> </w:delText>
        </w:r>
      </w:del>
      <w:r>
        <w:rPr/>
        <w:t>density</w:t>
      </w:r>
      <w:r>
        <w:rPr/>
      </w:r>
      <w:commentRangeEnd w:id="25"/>
      <w:r>
        <w:commentReference w:id="25"/>
      </w:r>
      <w:r>
        <w:rPr/>
        <w:commentReference w:id="26"/>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7"/>
      <w:r>
        <w:rPr/>
        <w:t>study</w:t>
      </w:r>
      <w:r>
        <w:rPr/>
      </w:r>
      <w:commentRangeEnd w:id="27"/>
      <w:r>
        <w:commentReference w:id="27"/>
      </w:r>
      <w:r>
        <w:rPr/>
        <w:commentReference w:id="28"/>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w:t>
      </w:r>
      <w:ins w:id="21" w:author="Paul Galpern" w:date="2020-09-18T13:14:00Z">
        <w:r>
          <w:rPr/>
          <w:t xml:space="preserve"> used</w:t>
        </w:r>
      </w:ins>
      <w:r>
        <w:rPr/>
        <w:t xml:space="preserve">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9"/>
      <w:r>
        <w:rPr/>
        <w:t xml:space="preserve">This allows </w:t>
      </w:r>
      <w:ins w:id="22" w:author="Paul Galpern" w:date="2020-09-18T13:14:00Z">
        <w:r>
          <w:rPr/>
          <w:t xml:space="preserve">for </w:t>
        </w:r>
      </w:ins>
      <w:r>
        <w:rPr/>
        <w:t xml:space="preserve">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29"/>
      <w:r>
        <w:commentReference w:id="29"/>
      </w:r>
      <w:r>
        <w:rPr/>
        <w:commentReference w:id="30"/>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1"/>
      <w:r>
        <w:rPr/>
        <w:t xml:space="preserve">Forest </w:t>
      </w:r>
      <w:r>
        <w:rPr/>
      </w:r>
      <w:commentRangeEnd w:id="31"/>
      <w:r>
        <w:commentReference w:id="31"/>
      </w:r>
      <w:r>
        <w:rPr/>
        <w:commentReference w:id="32"/>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3"/>
      <w:r>
        <w:rPr/>
        <w:t>other</w:t>
      </w:r>
      <w:r>
        <w:rPr/>
      </w:r>
      <w:commentRangeEnd w:id="33"/>
      <w:r>
        <w:commentReference w:id="33"/>
      </w:r>
      <w:r>
        <w:rPr/>
        <w:commentReference w:id="34"/>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5"/>
      <w:r>
        <w:rPr>
          <w:b/>
        </w:rPr>
        <w:t>Paul, do we need a separate box/figure explaining how to interpret these plots, or should we just include references?</w:t>
      </w:r>
      <w:r>
        <w:rPr/>
        <w:t xml:space="preserve"> </w:t>
      </w:r>
      <w:r>
        <w:rPr/>
      </w:r>
      <w:commentRangeEnd w:id="35"/>
      <w:r>
        <w:commentReference w:id="35"/>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3"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4"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6"/>
      <w:r>
        <w:rPr/>
        <w:t>(resulting in strong concurvity)</w:t>
      </w:r>
      <w:r>
        <w:rPr/>
      </w:r>
      <w:commentRangeEnd w:id="36"/>
      <w:r>
        <w:commentReference w:id="36"/>
      </w:r>
      <w:r>
        <w:rPr/>
        <w:commentReference w:id="37"/>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w:t>
      </w:r>
      <w:ins w:id="25" w:author="Diane Edwards" w:date="2020-09-23T11:21:00Z">
        <w:r>
          <w:rPr/>
          <w:t>, respectively</w:t>
        </w:r>
      </w:ins>
      <w:r>
        <w:rPr/>
        <w:t>).</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38"/>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6"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commentRangeEnd w:id="38"/>
      <w:r>
        <w:commentReference w:id="38"/>
      </w:r>
      <w:r>
        <w:rPr/>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39"/>
      <w:r>
        <w:rPr/>
        <w:t>activity density</w:t>
      </w:r>
      <w:r>
        <w:rPr/>
      </w:r>
      <w:commentRangeEnd w:id="39"/>
      <w:r>
        <w:commentReference w:id="39"/>
      </w:r>
      <w:r>
        <w:rPr/>
        <w:t xml:space="preserve">. Lines and dots represent means, and bars and shaded regions represent 95% confidence intervals (1.96 x SE). Coloured regions represent early-, mid-, and late-season effects (red, </w:t>
      </w:r>
      <w:commentRangeStart w:id="40"/>
      <w:r>
        <w:rPr/>
        <w:t>green</w:t>
      </w:r>
      <w:r>
        <w:rPr/>
      </w:r>
      <w:commentRangeEnd w:id="40"/>
      <w:r>
        <w:commentReference w:id="40"/>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1"/>
      <w:r>
        <w:rPr/>
        <w:t xml:space="preserve">Landscape influence </w:t>
      </w:r>
      <w:r>
        <w:rPr/>
      </w:r>
      <w:commentRangeEnd w:id="41"/>
      <w:r>
        <w:commentReference w:id="41"/>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2"/>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commentRangeEnd w:id="42"/>
      <w:r>
        <w:commentReference w:id="42"/>
      </w:r>
      <w:r>
        <w:rPr/>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43"/>
      <w:r>
        <w:rPr/>
        <w:t xml:space="preserve">Landscape influence </w:t>
      </w:r>
      <w:r>
        <w:rPr/>
      </w:r>
      <w:commentRangeEnd w:id="43"/>
      <w:r>
        <w:commentReference w:id="43"/>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44"/>
      <w:r>
        <w:rPr/>
        <w:t>for model components</w:t>
      </w:r>
      <w:r>
        <w:rPr/>
      </w:r>
      <w:commentRangeEnd w:id="44"/>
      <w:r>
        <w:commentReference w:id="44"/>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31"/>
        <w:gridCol w:w="2088"/>
        <w:gridCol w:w="1705"/>
        <w:gridCol w:w="1703"/>
        <w:gridCol w:w="2033"/>
      </w:tblGrid>
      <w:tr>
        <w:trPr/>
        <w:tc>
          <w:tcPr>
            <w:tcW w:w="1831"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88"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5"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3"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45"/>
            <w:r>
              <w:rPr/>
              <w:t>Trees/Shrubs</w:t>
            </w:r>
            <w:commentRangeEnd w:id="45"/>
            <w:r>
              <w:commentReference w:id="45"/>
            </w:r>
            <w:r>
              <w:rPr/>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3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88"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5"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3"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27" w:author="Paul Galpern" w:date="2020-09-18T13:34:00Z">
        <w:r>
          <w:rPr/>
          <w:delText xml:space="preserve">to </w:delText>
        </w:r>
      </w:del>
      <w:r>
        <w:rPr/>
        <w:t>strongly</w:t>
      </w:r>
      <w:ins w:id="28"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46"/>
      <w:r>
        <w:rPr/>
        <w:t>some</w:t>
      </w:r>
      <w:r>
        <w:rPr/>
      </w:r>
      <w:commentRangeEnd w:id="46"/>
      <w:r>
        <w:commentReference w:id="46"/>
      </w:r>
      <w:r>
        <w:rPr/>
        <w:t xml:space="preserve"> support for our predictions of </w:t>
      </w:r>
      <w:commentRangeStart w:id="47"/>
      <w:r>
        <w:rPr/>
        <w:t>SNL (grass and wetland, woodlands, and road margins)</w:t>
      </w:r>
      <w:r>
        <w:rPr/>
      </w:r>
      <w:commentRangeEnd w:id="47"/>
      <w:r>
        <w:commentReference w:id="47"/>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48"/>
      <w:r>
        <w:rPr/>
        <w:t xml:space="preserve">While there was limited </w:t>
      </w:r>
      <w:r>
        <w:rPr/>
      </w:r>
      <w:commentRangeEnd w:id="48"/>
      <w:r>
        <w:commentReference w:id="48"/>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49"/>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50"/>
      <w:r>
        <w:rPr/>
        <w:t xml:space="preserve">for overwintering or winter foraging </w:t>
      </w:r>
      <w:r>
        <w:rPr/>
      </w:r>
      <w:commentRangeEnd w:id="50"/>
      <w:r>
        <w:commentReference w:id="50"/>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29"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30" w:author="Diane Edwards" w:date="2020-09-23T12:40:00Z">
        <w:r>
          <w:rPr/>
          <w:t>t</w:t>
        </w:r>
      </w:ins>
      <w:r>
        <w:rPr/>
        <w:t xml:space="preserve">, either through ballooning as juveniles (Richter 1970; Greenstone 1982) or through other long-distance </w:t>
      </w:r>
      <w:commentRangeStart w:id="51"/>
      <w:r>
        <w:rPr/>
        <w:t>travel</w:t>
      </w:r>
      <w:r>
        <w:rPr/>
      </w:r>
      <w:commentRangeEnd w:id="51"/>
      <w:r>
        <w:commentReference w:id="51"/>
      </w:r>
      <w:r>
        <w:rPr/>
        <w:t>.</w:t>
      </w:r>
      <w:commentRangeEnd w:id="49"/>
      <w:r>
        <w:commentReference w:id="49"/>
      </w:r>
      <w:r>
        <w:rPr/>
      </w:r>
    </w:p>
    <w:p>
      <w:pPr>
        <w:pStyle w:val="TextBody"/>
        <w:rPr/>
      </w:pPr>
      <w:commentRangeStart w:id="52"/>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53"/>
      <w:r>
        <w:rPr/>
        <w:t xml:space="preserve">grassy pivot corners </w:t>
      </w:r>
      <w:r>
        <w:rPr/>
      </w:r>
      <w:commentRangeEnd w:id="53"/>
      <w:r>
        <w:commentReference w:id="53"/>
      </w:r>
      <w:r>
        <w:rPr/>
        <w:t xml:space="preserve">and wetlands, but grasslands and </w:t>
      </w:r>
      <w:commentRangeStart w:id="54"/>
      <w:r>
        <w:rPr/>
        <w:t xml:space="preserve">wetlands </w:t>
      </w:r>
      <w:r>
        <w:rPr/>
      </w:r>
      <w:commentRangeEnd w:id="54"/>
      <w:r>
        <w:commentReference w:id="54"/>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52"/>
      <w:r>
        <w:commentReference w:id="52"/>
      </w:r>
      <w:r>
        <w:rPr/>
      </w:r>
    </w:p>
    <w:p>
      <w:pPr>
        <w:pStyle w:val="TextBody"/>
        <w:rPr/>
      </w:pPr>
      <w:commentRangeStart w:id="55"/>
      <w:r>
        <w:rPr/>
        <w:t>Many other stu</w:t>
      </w:r>
      <w:r>
        <w:rPr/>
      </w:r>
      <w:commentRangeEnd w:id="55"/>
      <w:r>
        <w:commentReference w:id="55"/>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56"/>
      <w:r>
        <w:rPr/>
        <w:t xml:space="preserve">Pardosa moesta </w:t>
      </w:r>
      <w:r>
        <w:rPr/>
      </w:r>
      <w:commentRangeEnd w:id="56"/>
      <w:r>
        <w:commentReference w:id="56"/>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45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4"/>
        <w:gridCol w:w="664"/>
        <w:gridCol w:w="743"/>
        <w:gridCol w:w="798"/>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4"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79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4561"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4"/>
        <w:gridCol w:w="665"/>
        <w:gridCol w:w="665"/>
        <w:gridCol w:w="664"/>
        <w:gridCol w:w="983"/>
      </w:tblGrid>
      <w:tr>
        <w:trPr/>
        <w:tc>
          <w:tcPr>
            <w:tcW w:w="1584"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ins w:id="31" w:author="Diane Edwards" w:date="2020-09-22T13:52:00Z">
        <w:r>
          <w:rPr>
            <w:i/>
          </w:rPr>
          <w:t>P</w:t>
        </w:r>
      </w:ins>
      <w:del w:id="32" w:author="Diane Edwards" w:date="2020-09-22T13:52:00Z">
        <w:r>
          <w:rPr>
            <w:i/>
          </w:rPr>
          <w:delText>p</w:delText>
        </w:r>
      </w:del>
      <w:r>
        <w:rPr>
          <w:i/>
        </w:rPr>
        <w:t>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ins w:id="33" w:author="Diane Edwards" w:date="2020-09-22T13:52:00Z">
        <w:r>
          <w:rPr>
            <w:i/>
          </w:rPr>
          <w:t>P</w:t>
        </w:r>
      </w:ins>
      <w:del w:id="34" w:author="Diane Edwards" w:date="2020-09-22T13:52:00Z">
        <w:r>
          <w:rPr>
            <w:i/>
          </w:rPr>
          <w:delText>p</w:delText>
        </w:r>
      </w:del>
      <w:r>
        <w:rPr>
          <w:i/>
        </w:rPr>
        <w:t>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ins w:id="35" w:author="Diane Edwards" w:date="2020-09-22T13:52:00Z">
        <w:r>
          <w:rPr>
            <w:i/>
          </w:rPr>
          <w:t>P</w:t>
        </w:r>
      </w:ins>
      <w:del w:id="36" w:author="Diane Edwards" w:date="2020-09-22T13:52:00Z">
        <w:r>
          <w:rPr>
            <w:i/>
          </w:rPr>
          <w:delText>p</w:delText>
        </w:r>
      </w:del>
      <w:r>
        <w:rPr>
          <w:i/>
        </w:rPr>
        <w:t>ardosa moesta</w:t>
      </w:r>
      <w:r>
        <w:rPr/>
        <w:t xml:space="preserve"> and </w:t>
      </w:r>
      <w:ins w:id="37" w:author="Diane Edwards" w:date="2020-09-22T13:53:00Z">
        <w:r>
          <w:rPr>
            <w:i/>
          </w:rPr>
          <w:t>P</w:t>
        </w:r>
      </w:ins>
      <w:del w:id="38" w:author="Diane Edwards" w:date="2020-09-22T13:52:00Z">
        <w:r>
          <w:rPr>
            <w:i/>
          </w:rPr>
          <w:delText>p</w:delText>
        </w:r>
      </w:del>
      <w:r>
        <w:rPr>
          <w:i/>
        </w:rPr>
        <w:t>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w:t>
      </w:r>
      <w:ins w:id="39" w:author="Diane Edwards" w:date="2020-09-23T10:18:00Z">
        <w:r>
          <w:rPr/>
          <w:t xml:space="preserve">Spiders (Arachnida: Araneae) of the Canadian Prairies. </w:t>
        </w:r>
      </w:ins>
      <w:del w:id="40" w:author="Diane Edwards" w:date="2020-09-23T10:19:00Z">
        <w:r>
          <w:rPr/>
          <w:delText>Arthropods of Canadian grasslands</w:delText>
        </w:r>
      </w:del>
      <w:del w:id="41" w:author="Diane Edwards" w:date="2020-09-23T10:15:00Z">
        <w:r>
          <w:rPr/>
          <w:delText xml:space="preserve"> (Volume 3</w:delText>
        </w:r>
      </w:del>
      <w:del w:id="42" w:author="Diane Edwards" w:date="2020-09-23T10:19:00Z">
        <w:r>
          <w:rPr/>
          <w:delText xml:space="preserve">): </w:delText>
        </w:r>
      </w:del>
      <w:r>
        <w:rPr/>
        <w:commentReference w:id="57"/>
      </w:r>
      <w:del w:id="43" w:author="Diane Edwards" w:date="2020-09-23T10:18:00Z">
        <w:r>
          <w:rPr/>
          <w:delText>Biodiversity and systematics part 1</w:delText>
        </w:r>
      </w:del>
      <w:r>
        <w:rPr/>
        <w:t xml:space="preserve">. In: </w:t>
      </w:r>
      <w:r>
        <w:rPr>
          <w:i/>
        </w:rPr>
        <w:t xml:space="preserve">Arthropods of </w:t>
      </w:r>
      <w:del w:id="44" w:author="Diane Edwards" w:date="2020-09-22T12:35:00Z">
        <w:r>
          <w:rPr>
            <w:i/>
          </w:rPr>
          <w:delText xml:space="preserve">canadian </w:delText>
        </w:r>
      </w:del>
      <w:ins w:id="45" w:author="Diane Edwards" w:date="2020-09-22T12:35:00Z">
        <w:r>
          <w:rPr>
            <w:i/>
          </w:rPr>
          <w:t xml:space="preserve">Canadian </w:t>
        </w:r>
      </w:ins>
      <w:ins w:id="46" w:author="Diane Edwards" w:date="2020-09-23T10:17:00Z">
        <w:r>
          <w:rPr>
            <w:i/>
          </w:rPr>
          <w:t>G</w:t>
        </w:r>
      </w:ins>
      <w:del w:id="47" w:author="Diane Edwards" w:date="2020-09-23T10:17:00Z">
        <w:r>
          <w:rPr>
            <w:i/>
          </w:rPr>
          <w:delText>g</w:delText>
        </w:r>
      </w:del>
      <w:r>
        <w:rPr>
          <w:i/>
        </w:rPr>
        <w:t>rasslands (</w:t>
      </w:r>
      <w:ins w:id="48" w:author="Diane Edwards" w:date="2020-09-23T10:12:00Z">
        <w:r>
          <w:rPr>
            <w:i/>
          </w:rPr>
          <w:t>V</w:t>
        </w:r>
      </w:ins>
      <w:del w:id="49" w:author="Diane Edwards" w:date="2020-09-23T10:12:00Z">
        <w:r>
          <w:rPr>
            <w:i/>
          </w:rPr>
          <w:delText>v</w:delText>
        </w:r>
      </w:del>
      <w:r>
        <w:rPr>
          <w:i/>
        </w:rPr>
        <w:t xml:space="preserve">olume 3): Biodiversity and </w:t>
      </w:r>
      <w:ins w:id="50" w:author="Diane Edwards" w:date="2020-09-23T10:14:00Z">
        <w:r>
          <w:rPr>
            <w:i/>
          </w:rPr>
          <w:t>S</w:t>
        </w:r>
      </w:ins>
      <w:del w:id="51" w:author="Diane Edwards" w:date="2020-09-23T10:14:00Z">
        <w:r>
          <w:rPr>
            <w:i/>
          </w:rPr>
          <w:delText>s</w:delText>
        </w:r>
      </w:del>
      <w:r>
        <w:rPr>
          <w:i/>
        </w:rPr>
        <w:t xml:space="preserve">ystematics </w:t>
      </w:r>
      <w:ins w:id="52" w:author="Diane Edwards" w:date="2020-09-23T10:14:00Z">
        <w:r>
          <w:rPr>
            <w:i/>
          </w:rPr>
          <w:t>P</w:t>
        </w:r>
      </w:ins>
      <w:del w:id="53" w:author="Diane Edwards" w:date="2020-09-23T10:14:00Z">
        <w:r>
          <w:rPr>
            <w:i/>
          </w:rPr>
          <w:delText>p</w:delText>
        </w:r>
      </w:del>
      <w:r>
        <w:rPr>
          <w:i/>
        </w:rPr>
        <w:t>art 1</w:t>
      </w:r>
      <w:r>
        <w:rPr/>
        <w:t xml:space="preserve"> (</w:t>
      </w:r>
      <w:ins w:id="54" w:author="Diane Edwards" w:date="2020-09-23T10:14:00Z">
        <w:r>
          <w:rPr/>
          <w:t>E</w:t>
        </w:r>
      </w:ins>
      <w:del w:id="55" w:author="Diane Edwards" w:date="2020-09-23T10:14:00Z">
        <w:r>
          <w:rPr/>
          <w:delText>e</w:delText>
        </w:r>
      </w:del>
      <w:r>
        <w:rPr/>
        <w:t>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w:t>
      </w:r>
      <w:ins w:id="56" w:author="Diane Edwards" w:date="2020-09-23T10:31:00Z">
        <w:r>
          <w:rPr/>
          <w:t>C</w:t>
        </w:r>
      </w:ins>
      <w:del w:id="57" w:author="Diane Edwards" w:date="2020-09-23T10:31:00Z">
        <w:r>
          <w:rPr/>
          <w:delText>c</w:delText>
        </w:r>
      </w:del>
      <w:r>
        <w:rPr/>
        <w:t xml:space="preserve">arabidae and </w:t>
      </w:r>
      <w:ins w:id="58" w:author="Diane Edwards" w:date="2020-09-23T10:31:00Z">
        <w:r>
          <w:rPr/>
          <w:t>A</w:t>
        </w:r>
      </w:ins>
      <w:del w:id="59" w:author="Diane Edwards" w:date="2020-09-23T10:31:00Z">
        <w:r>
          <w:rPr/>
          <w:delText>a</w:delText>
        </w:r>
      </w:del>
      <w:r>
        <w:rPr/>
        <w:t xml:space="preserve">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Lövei, G.L. &amp; Sunderland, K.D. (1996). Ecology and behavior of ground beetles (</w:t>
      </w:r>
      <w:ins w:id="60" w:author="Diane Edwards" w:date="2020-09-23T10:30:00Z">
        <w:r>
          <w:rPr/>
          <w:t>C</w:t>
        </w:r>
      </w:ins>
      <w:del w:id="61" w:author="Diane Edwards" w:date="2020-09-23T10:30:00Z">
        <w:r>
          <w:rPr/>
          <w:delText>c</w:delText>
        </w:r>
      </w:del>
      <w:r>
        <w:rPr/>
        <w:t xml:space="preserve">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w:t>
      </w:r>
      <w:ins w:id="62" w:author="Diane Edwards" w:date="2020-09-23T10:30:00Z">
        <w:r>
          <w:rPr/>
          <w:t xml:space="preserve"> </w:t>
        </w:r>
      </w:ins>
      <w:r>
        <w:rPr/>
        <w:t>or even larger than</w:t>
      </w:r>
      <w:ins w:id="63" w:author="Diane Edwards" w:date="2020-09-23T10:30:00Z">
        <w:r>
          <w:rPr/>
          <w:t xml:space="preserve"> </w:t>
        </w:r>
      </w:ins>
      <w:r>
        <w:rPr/>
        <w:t xml:space="preserve">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ins w:id="64" w:author="Diane Edwards" w:date="2020-09-23T10:27:00Z">
        <w:r>
          <w:rPr>
            <w:i/>
          </w:rPr>
          <w:t>C</w:t>
        </w:r>
      </w:ins>
      <w:del w:id="65" w:author="Diane Edwards" w:date="2020-09-23T10:27:00Z">
        <w:r>
          <w:rPr>
            <w:i/>
          </w:rPr>
          <w:delText>c</w:delText>
        </w:r>
      </w:del>
      <w:r>
        <w:rPr>
          <w:i/>
        </w:rPr>
        <w:t>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 xml:space="preserve">Van de Poel, S. (2015). Harvestman communities in small forest patches in </w:t>
      </w:r>
      <w:ins w:id="66" w:author="Diane Edwards" w:date="2020-09-22T12:38:00Z">
        <w:r>
          <w:rPr/>
          <w:t>E</w:t>
        </w:r>
      </w:ins>
      <w:del w:id="67" w:author="Diane Edwards" w:date="2020-09-22T12:38:00Z">
        <w:r>
          <w:rPr/>
          <w:delText>e</w:delText>
        </w:r>
      </w:del>
      <w:r>
        <w:rPr/>
        <w:t>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6"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7" w:author="Diane Edwards" w:date="2020-09-24T09:00:00Z" w:initials="DE">
    <w:p>
      <w:r>
        <w:rPr>
          <w:rFonts w:ascii="Liberation Serif" w:hAnsi="Liberation Serif" w:eastAsia="DejaVu Sans" w:cs="DejaVu Sans"/>
          <w:lang w:val="en-US" w:eastAsia="en-US" w:bidi="en-US"/>
        </w:rPr>
        <w:t>Cropland ?</w:t>
      </w:r>
    </w:p>
  </w:comment>
  <w:comment w:id="8"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9"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0"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1"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2"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3" w:author="Paul Galpern" w:date="2020-09-18T12:37:00Z" w:initials="PG">
    <w:p>
      <w:r>
        <w:rPr>
          <w:rFonts w:ascii="Liberation Serif" w:hAnsi="Liberation Serif" w:eastAsia="Segoe UI" w:cs="Tahoma"/>
          <w:lang w:val="en-US" w:eastAsia="en-US" w:bidi="en-US"/>
        </w:rPr>
        <w:t>Seems too early for results.</w:t>
      </w:r>
    </w:p>
  </w:comment>
  <w:comment w:id="14"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7"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8"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19"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0"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1"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2"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3"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4"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5" w:author="Diane Edwards" w:date="2020-09-23T11:59:00Z" w:initials="DE">
    <w:p>
      <w:r>
        <w:rPr>
          <w:rFonts w:ascii="Liberation Serif" w:hAnsi="Liberation Serif" w:eastAsia="DejaVu Sans" w:cs="DejaVu Sans"/>
          <w:lang w:val="en-US" w:eastAsia="en-US" w:bidi="en-US"/>
        </w:rPr>
        <w:t>Should this term be hyphenated?</w:t>
      </w:r>
    </w:p>
  </w:comment>
  <w:comment w:id="26"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7"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8"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29" w:author="Paul Galpern" w:date="2020-09-18T13:16:00Z" w:initials="PG">
    <w:p>
      <w:r>
        <w:rPr>
          <w:rFonts w:ascii="Liberation Serif" w:hAnsi="Liberation Serif" w:eastAsia="Segoe UI" w:cs="Tahoma"/>
          <w:lang w:val="en-US" w:eastAsia="en-US" w:bidi="en-US"/>
        </w:rPr>
        <w:t>This is a good description.</w:t>
      </w:r>
    </w:p>
  </w:comment>
  <w:comment w:id="30"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1" w:author="Diane Edwards" w:date="2020-09-24T11:03:00Z" w:initials="DE">
    <w:p>
      <w:r>
        <w:rPr>
          <w:rFonts w:ascii="Liberation Serif" w:hAnsi="Liberation Serif" w:eastAsia="DejaVu Sans" w:cs="DejaVu Sans"/>
          <w:lang w:val="en-US" w:eastAsia="en-US" w:bidi="en-US"/>
        </w:rPr>
        <w:t>Trees and shurbs??</w:t>
      </w:r>
    </w:p>
  </w:comment>
  <w:comment w:id="32"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3" w:author="Diane Edwards" w:date="2020-09-23T12:25:00Z" w:initials="DE">
    <w:p>
      <w:r>
        <w:rPr>
          <w:rFonts w:ascii="Liberation Serif" w:hAnsi="Liberation Serif" w:eastAsia="DejaVu Sans" w:cs="DejaVu Sans"/>
          <w:lang w:val="en-US" w:eastAsia="en-US" w:bidi="en-US"/>
        </w:rPr>
        <w:t>List the landscapes here used for analysis?</w:t>
      </w:r>
    </w:p>
  </w:comment>
  <w:comment w:id="34"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6" w:author="Paul Galpern" w:date="2020-09-18T13:20:00Z" w:initials="PG">
    <w:p>
      <w:r>
        <w:rPr>
          <w:rFonts w:ascii="Liberation Serif" w:hAnsi="Liberation Serif" w:eastAsia="Segoe UI" w:cs="Tahoma"/>
          <w:lang w:val="en-US" w:eastAsia="en-US" w:bidi="en-US"/>
        </w:rPr>
        <w:t>I don’t think you need to repeat this.</w:t>
      </w:r>
    </w:p>
  </w:comment>
  <w:comment w:id="37"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38"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39"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0" w:author="Diane Edwards" w:date="2020-09-24T10:59:00Z" w:initials="DE">
    <w:p>
      <w:r>
        <w:rPr>
          <w:rFonts w:ascii="Liberation Serif" w:hAnsi="Liberation Serif" w:eastAsia="DejaVu Sans" w:cs="DejaVu Sans"/>
          <w:lang w:val="en-US" w:eastAsia="en-US" w:bidi="en-US"/>
        </w:rPr>
        <w:t>Purple?</w:t>
      </w:r>
    </w:p>
  </w:comment>
  <w:comment w:id="41" w:author="Diane Edwards" w:date="2020-09-23T12:52:00Z" w:initials="DE">
    <w:p>
      <w:r>
        <w:rPr>
          <w:rFonts w:ascii="Liberation Serif" w:hAnsi="Liberation Serif" w:eastAsia="DejaVu Sans" w:cs="DejaVu Sans"/>
          <w:lang w:val="en-US" w:eastAsia="en-US" w:bidi="en-US"/>
        </w:rPr>
        <w:t>Pulse effect in graph a? Needed?</w:t>
      </w:r>
    </w:p>
  </w:comment>
  <w:comment w:id="42"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3"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44"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45" w:author="Diane Edwards" w:date="2020-09-23T12:35:00Z" w:initials="DE">
    <w:p>
      <w:r>
        <w:rPr>
          <w:rFonts w:ascii="Liberation Serif" w:hAnsi="Liberation Serif" w:eastAsia="DejaVu Sans" w:cs="DejaVu Sans"/>
          <w:lang w:val="en-US" w:eastAsia="en-US" w:bidi="en-US"/>
        </w:rPr>
        <w:t xml:space="preserve">Woodlands? </w:t>
      </w:r>
    </w:p>
  </w:comment>
  <w:comment w:id="46"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47"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48"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50"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51" w:author="Diane Edwards" w:date="2020-09-23T12:47:00Z" w:initials="DE">
    <w:p>
      <w:r>
        <w:rPr>
          <w:rFonts w:ascii="Liberation Serif" w:hAnsi="Liberation Serif" w:eastAsia="DejaVu Sans" w:cs="DejaVu Sans"/>
          <w:lang w:val="en-US" w:eastAsia="en-US" w:bidi="en-US"/>
        </w:rPr>
        <w:t>Seems to be known to be wide spread</w:t>
      </w:r>
    </w:p>
  </w:comment>
  <w:comment w:id="49"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53" w:author="Diane Edwards" w:date="2020-09-23T12:48:00Z" w:initials="DE">
    <w:p>
      <w:r>
        <w:rPr>
          <w:rFonts w:ascii="Liberation Serif" w:hAnsi="Liberation Serif" w:eastAsia="DejaVu Sans" w:cs="DejaVu Sans"/>
          <w:lang w:val="en-US" w:eastAsia="en-US" w:bidi="en-US"/>
        </w:rPr>
        <w:t>What landscape feature was this embedded in?</w:t>
      </w:r>
    </w:p>
  </w:comment>
  <w:comment w:id="54"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52"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55"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56"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57"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Application>LibreOffice/6.0.7.3$Linux_X86_64 LibreOffice_project/00m0$Build-3</Application>
  <Pages>14</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2020-09-30T17:22:37Z</dcterms:modified>
  <cp:revision>6</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