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del w:id="0" w:author="Samuel Robinson" w:date="2020-09-30T11:18:06Z">
        <w:r>
          <w:rPr/>
          <w:commentReference w:id="0"/>
        </w:r>
      </w:del>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1"/>
      <w:r>
        <w:rPr/>
        <w:t xml:space="preserve">spatial scale of habitat </w:t>
      </w:r>
      <w:r>
        <w:rPr/>
      </w:r>
      <w:ins w:id="1" w:author="Samuel Robinson" w:date="2020-09-30T11:36:30Z">
        <w:commentRangeEnd w:id="1"/>
        <w:r>
          <w:commentReference w:id="1"/>
        </w:r>
        <w:r>
          <w:rPr/>
          <w:commentReference w:id="2"/>
        </w:r>
      </w:ins>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3"/>
      <w:r>
        <w:rPr/>
        <w:t>Farmers</w:t>
      </w:r>
      <w:r>
        <w:rPr/>
      </w:r>
      <w:commentRangeEnd w:id="3"/>
      <w:r>
        <w:commentReference w:id="3"/>
      </w:r>
      <w:r>
        <w:rPr/>
        <w:t xml:space="preserve"> should consider </w:t>
      </w:r>
      <w:ins w:id="2" w:author="Paul Galpern" w:date="2020-09-18T12:13:00Z">
        <w:r>
          <w:rPr/>
          <w:t xml:space="preserve">the temporal dimension </w:t>
        </w:r>
      </w:ins>
      <w:ins w:id="3" w:author="Paul Galpern" w:date="2020-09-18T12:14:00Z">
        <w:r>
          <w:rPr/>
          <w:t xml:space="preserve">of non-crop habitats, in order to </w:t>
        </w:r>
      </w:ins>
      <w:r>
        <w:rPr/>
        <w:t>preser</w:t>
      </w:r>
      <w:ins w:id="4" w:author="Paul Galpern" w:date="2020-09-18T12:14:00Z">
        <w:r>
          <w:rPr/>
          <w:t>ve</w:t>
        </w:r>
      </w:ins>
      <w:del w:id="5" w:author="Paul Galpern" w:date="2020-09-18T12:14:00Z">
        <w:r>
          <w:rPr/>
          <w:delText xml:space="preserve">ving </w:delText>
        </w:r>
      </w:del>
      <w:ins w:id="6" w:author="Paul Galpern" w:date="2020-09-18T12:12:00Z">
        <w:r>
          <w:rPr/>
          <w:t xml:space="preserve">a </w:t>
        </w:r>
      </w:ins>
      <w:ins w:id="7" w:author="Paul Galpern" w:date="2020-09-18T12:13:00Z">
        <w:r>
          <w:rPr/>
          <w:t xml:space="preserve">mosaic of grasslands, wetlands and other non-crop </w:t>
        </w:r>
      </w:ins>
      <w:ins w:id="8" w:author="Paul Galpern" w:date="2020-09-18T12:14:00Z">
        <w:r>
          <w:rPr/>
          <w:t>features</w:t>
        </w:r>
      </w:ins>
      <w:ins w:id="9" w:author="Paul Galpern" w:date="2020-09-18T12:13:00Z">
        <w:r>
          <w:rPr/>
          <w:t xml:space="preserve"> capable of providing reservoirs habitats</w:t>
        </w:r>
      </w:ins>
      <w:ins w:id="10" w:author="Paul Galpern" w:date="2020-09-18T12:16:00Z">
        <w:r>
          <w:rPr/>
          <w:t xml:space="preserve"> for beneficial arthropods</w:t>
        </w:r>
      </w:ins>
      <w:ins w:id="11" w:author="Paul Galpern" w:date="2020-09-18T12:13:00Z">
        <w:r>
          <w:rPr/>
          <w:t xml:space="preserve"> at different</w:t>
        </w:r>
      </w:ins>
      <w:ins w:id="12" w:author="Paul Galpern" w:date="2020-09-18T12:14:00Z">
        <w:r>
          <w:rPr/>
          <w:t xml:space="preserve"> times of the</w:t>
        </w:r>
      </w:ins>
      <w:ins w:id="13" w:author="Paul Galpern" w:date="2020-09-18T12:15:00Z">
        <w:r>
          <w:rPr/>
          <w:t xml:space="preserve"> season.</w:t>
        </w:r>
      </w:ins>
      <w:del w:id="14"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4"/>
      <w:r>
        <w:rPr/>
        <w:t xml:space="preserve">Uncultivated semi-natural land (SNL) </w:t>
      </w:r>
      <w:r>
        <w:rPr/>
      </w:r>
      <w:ins w:id="15" w:author="Samuel Robinson" w:date="2020-09-30T11:23:50Z">
        <w:commentRangeEnd w:id="4"/>
        <w:r>
          <w:commentReference w:id="4"/>
        </w:r>
        <w:r>
          <w:rPr/>
          <w:commentReference w:id="5"/>
        </w:r>
      </w:ins>
      <w:r>
        <w:rPr/>
        <w:t xml:space="preserve">can act as important habitat for beneficial arthropods (Duelli &amp; Obrist 2003), which may spill over into adjacent </w:t>
      </w:r>
      <w:commentRangeStart w:id="6"/>
      <w:r>
        <w:rPr/>
        <w:t>crop</w:t>
      </w:r>
      <w:del w:id="16" w:author="Samuel Robinson" w:date="2020-09-30T11:23:47Z">
        <w:r>
          <w:rPr/>
          <w:delText>s</w:delText>
        </w:r>
      </w:del>
      <w:ins w:id="17" w:author="Samuel Robinson" w:date="2020-09-30T11:23:47Z">
        <w:r>
          <w:rPr/>
          <w:t>land</w:t>
        </w:r>
      </w:ins>
      <w:r>
        <w:rPr/>
      </w:r>
      <w:ins w:id="18" w:author="Samuel Robinson" w:date="2020-09-30T11:23:42Z">
        <w:commentRangeEnd w:id="6"/>
        <w:r>
          <w:commentReference w:id="6"/>
        </w:r>
        <w:r>
          <w:rPr/>
          <w:commentReference w:id="7"/>
        </w:r>
      </w:ins>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9" w:author="Samuel Robinson" w:date="2020-09-30T11:29:36Z">
        <w:r>
          <w:rPr/>
          <w:delText xml:space="preserve">spatial scale of landscape </w:delText>
        </w:r>
      </w:del>
      <w:del w:id="20" w:author="Samuel Robinson" w:date="2020-09-30T11:29:36Z">
        <w:r>
          <w:rPr/>
          <w:commentReference w:id="8"/>
        </w:r>
      </w:del>
      <w:ins w:id="21" w:author="Samuel Robinson" w:date="2020-09-30T11:29:38Z">
        <w:r>
          <w:rPr/>
          <w:commentReference w:id="9"/>
        </w:r>
      </w:ins>
      <w:del w:id="22" w:author="Samuel Robinson" w:date="2020-09-30T11:29:36Z">
        <w:r>
          <w:rPr/>
          <w:delText>that is relevant to the organism</w:delText>
        </w:r>
      </w:del>
      <w:ins w:id="23"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0"/>
      <w:r>
        <w:rPr/>
        <w:t>arthropods</w:t>
      </w:r>
      <w:r>
        <w:rPr/>
      </w:r>
      <w:ins w:id="24" w:author="Samuel Robinson" w:date="2020-09-30T11:38:47Z">
        <w:commentRangeEnd w:id="10"/>
        <w:r>
          <w:commentReference w:id="10"/>
        </w:r>
        <w:r>
          <w:rPr/>
          <w:commentReference w:id="11"/>
        </w:r>
      </w:ins>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del w:id="25" w:author="Samuel Robinson" w:date="2020-09-30T11:42:39Z">
        <w:r>
          <w:rPr/>
          <w:commentReference w:id="12"/>
        </w:r>
      </w:del>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del w:id="26" w:author="Samuel Robinson" w:date="2020-09-30T12:03:57Z">
        <w:r>
          <w:rPr/>
          <w:commentReference w:id="13"/>
        </w:r>
      </w:del>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del w:id="27" w:author="Samuel Robinson" w:date="2020-09-30T14:30:45Z">
        <w:r>
          <w:rPr/>
          <w:commentReference w:id="14"/>
        </w:r>
      </w:del>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w:t>
      </w:r>
      <w:ins w:id="28" w:author="Diane Edwards" w:date="2020-09-23T11:27:00Z">
        <w:r>
          <w:rPr/>
          <w:t xml:space="preserve"> also</w:t>
        </w:r>
      </w:ins>
      <w:r>
        <w:rPr/>
        <w:t xml:space="preserve">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del w:id="29" w:author="Samuel Robinson" w:date="2020-09-30T15:00:46Z">
        <w:r>
          <w:rPr/>
          <w:commentReference w:id="15"/>
        </w:r>
      </w:del>
      <w:r>
        <w:rPr/>
        <w:t xml:space="preserve"> </w:t>
      </w:r>
      <w:commentRangeStart w:id="16"/>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commentRangeEnd w:id="16"/>
      <w:r>
        <w:commentReference w:id="16"/>
      </w:r>
      <w:r>
        <w:rPr/>
      </w:r>
    </w:p>
    <w:p>
      <w:pPr>
        <w:pStyle w:val="TextBody"/>
        <w:rPr/>
      </w:pPr>
      <w:commentRangeStart w:id="17"/>
      <w:r>
        <w:rPr/>
        <w:t>Increased</w:t>
      </w:r>
      <w:r>
        <w:rPr/>
      </w:r>
      <w:commentRangeEnd w:id="17"/>
      <w:r>
        <w:commentReference w:id="17"/>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18"/>
      <w:r>
        <w:rPr/>
        <w:t>activity</w:t>
      </w:r>
      <w:ins w:id="30" w:author="Diane Edwards" w:date="2020-09-23T11:58:00Z">
        <w:r>
          <w:rPr/>
          <w:t>-</w:t>
        </w:r>
      </w:ins>
      <w:del w:id="31" w:author="Diane Edwards" w:date="2020-09-23T11:58:00Z">
        <w:r>
          <w:rPr/>
          <w:delText xml:space="preserve"> </w:delText>
        </w:r>
      </w:del>
      <w:r>
        <w:rPr/>
        <w:t>density</w:t>
      </w:r>
      <w:r>
        <w:rPr/>
      </w:r>
      <w:commentRangeEnd w:id="18"/>
      <w:r>
        <w:commentReference w:id="18"/>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19"/>
      <w:r>
        <w:rPr/>
        <w:t>study</w:t>
      </w:r>
      <w:r>
        <w:rPr/>
      </w:r>
      <w:commentRangeEnd w:id="19"/>
      <w:r>
        <w:commentReference w:id="19"/>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32"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0"/>
      <w:r>
        <w:rPr/>
        <w:t xml:space="preserve">This allows </w:t>
      </w:r>
      <w:ins w:id="33"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commentRangeEnd w:id="20"/>
      <w:r>
        <w:commentReference w:id="20"/>
      </w:r>
      <w:r>
        <w:rPr/>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21"/>
      <w:r>
        <w:rPr/>
        <w:t xml:space="preserve">Forest </w:t>
      </w:r>
      <w:r>
        <w:rPr/>
      </w:r>
      <w:commentRangeEnd w:id="21"/>
      <w:r>
        <w:commentReference w:id="21"/>
      </w:r>
      <w:r>
        <w:rPr/>
        <w:t>and shrubland were combined into a single “</w:t>
      </w:r>
      <w:ins w:id="34" w:author="Diane Edwards" w:date="2020-09-24T11:03:00Z">
        <w:r>
          <w:rPr/>
          <w:t>W</w:t>
        </w:r>
      </w:ins>
      <w:del w:id="35" w:author="Diane Edwards" w:date="2020-09-24T11:03:00Z">
        <w:r>
          <w:rPr/>
          <w:delText>w</w:delText>
        </w:r>
      </w:del>
      <w:r>
        <w:rPr/>
        <w:t xml:space="preserve">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22"/>
      <w:r>
        <w:rPr/>
        <w:t>other</w:t>
      </w:r>
      <w:r>
        <w:rPr/>
      </w:r>
      <w:commentRangeEnd w:id="22"/>
      <w:r>
        <w:commentReference w:id="22"/>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23"/>
      <w:r>
        <w:rPr>
          <w:b/>
        </w:rPr>
        <w:t>Paul, do we need a separate box/figure explaining how to interpret these plots, or should we just include references?</w:t>
      </w:r>
      <w:r>
        <w:rPr/>
        <w:t xml:space="preserve"> </w:t>
      </w:r>
      <w:r>
        <w:rPr/>
      </w:r>
      <w:commentRangeEnd w:id="23"/>
      <w:r>
        <w:commentReference w:id="23"/>
      </w:r>
      <w:r>
        <w:rPr/>
        <w:t>However, negative responses to nearby landscape cover classes can indicate one of two things: 1) It may indicate that the cover class acts as a sink (i.e.</w:t>
      </w:r>
      <w:ins w:id="36" w:author="Diane Edwards" w:date="2020-09-23T12:04:00Z">
        <w:r>
          <w:rPr/>
          <w:t xml:space="preserve"> </w:t>
        </w:r>
      </w:ins>
      <w:del w:id="37" w:author="Diane Edwards" w:date="2020-09-23T12:04:00Z">
        <w:r>
          <w:rPr/>
          <w:delText> </w:delText>
        </w:r>
      </w:del>
      <w:r>
        <w:rPr/>
        <w:t xml:space="preserve">organisms spill over </w:t>
      </w:r>
      <w:r>
        <w:rPr>
          <w:i/>
        </w:rPr>
        <w:t>into</w:t>
      </w:r>
      <w:r>
        <w:rPr/>
        <w:t xml:space="preserve"> it) or 2) it may indicate that the cover class acts as a source, but it is unoccupied (i.e.</w:t>
      </w:r>
      <w:del w:id="38"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39"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24"/>
      <w:r>
        <w:rPr/>
        <w:t>(resulting in strong concurvity)</w:t>
      </w:r>
      <w:r>
        <w:rPr/>
      </w:r>
      <w:commentRangeEnd w:id="24"/>
      <w:r>
        <w:commentReference w:id="24"/>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ins w:id="40" w:author="Diane Edwards" w:date="2020-09-23T11:21:00Z">
        <w:r>
          <w:rPr/>
          <w:t>, respectively</w:t>
        </w:r>
      </w:ins>
      <w:r>
        <w:rPr/>
        <w:t>).</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25"/>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41"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commentRangeEnd w:id="25"/>
      <w:r>
        <w:commentReference w:id="25"/>
      </w:r>
      <w:r>
        <w:rPr/>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26"/>
      <w:r>
        <w:rPr/>
        <w:t>activity density</w:t>
      </w:r>
      <w:r>
        <w:rPr/>
      </w:r>
      <w:commentRangeEnd w:id="26"/>
      <w:r>
        <w:commentReference w:id="26"/>
      </w:r>
      <w:r>
        <w:rPr/>
        <w:t xml:space="preserve">. Lines and dots represent means, and bars and shaded regions represent 95% confidence intervals (1.96 x SE). Coloured regions represent early-, mid-, and late-season effects (red, </w:t>
      </w:r>
      <w:commentRangeStart w:id="27"/>
      <w:r>
        <w:rPr/>
        <w:t>green</w:t>
      </w:r>
      <w:r>
        <w:rPr/>
      </w:r>
      <w:commentRangeEnd w:id="27"/>
      <w:r>
        <w:commentReference w:id="27"/>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28"/>
      <w:r>
        <w:rPr/>
        <w:t xml:space="preserve">Landscape influence </w:t>
      </w:r>
      <w:r>
        <w:rPr/>
      </w:r>
      <w:commentRangeEnd w:id="28"/>
      <w:r>
        <w:commentReference w:id="28"/>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29"/>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commentRangeEnd w:id="29"/>
      <w:r>
        <w:commentReference w:id="29"/>
      </w:r>
      <w:r>
        <w:rPr/>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30"/>
      <w:r>
        <w:rPr/>
        <w:t xml:space="preserve">Landscape influence </w:t>
      </w:r>
      <w:r>
        <w:rPr/>
      </w:r>
      <w:commentRangeEnd w:id="30"/>
      <w:r>
        <w:commentReference w:id="30"/>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31"/>
      <w:r>
        <w:rPr/>
        <w:t>for model components</w:t>
      </w:r>
      <w:r>
        <w:rPr/>
      </w:r>
      <w:commentRangeEnd w:id="31"/>
      <w:r>
        <w:commentReference w:id="31"/>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33"/>
        <w:gridCol w:w="2088"/>
        <w:gridCol w:w="1704"/>
        <w:gridCol w:w="1703"/>
        <w:gridCol w:w="2032"/>
      </w:tblGrid>
      <w:tr>
        <w:trPr/>
        <w:tc>
          <w:tcPr>
            <w:tcW w:w="1833"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88"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3"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2"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33" w:type="dxa"/>
            <w:tcBorders/>
            <w:shd w:fill="auto" w:val="clear"/>
          </w:tcPr>
          <w:p>
            <w:pPr>
              <w:pStyle w:val="Compact"/>
              <w:spacing w:before="36" w:after="36"/>
              <w:jc w:val="right"/>
              <w:rPr/>
            </w:pPr>
            <w:r>
              <w:rPr/>
              <w:t>Trap Location</w:t>
            </w:r>
          </w:p>
        </w:tc>
        <w:tc>
          <w:tcPr>
            <w:tcW w:w="2088" w:type="dxa"/>
            <w:tcBorders/>
            <w:shd w:fill="auto" w:val="clear"/>
          </w:tcPr>
          <w:p>
            <w:pPr>
              <w:pStyle w:val="Compact"/>
              <w:spacing w:before="36" w:after="36"/>
              <w:rPr/>
            </w:pPr>
            <w:r>
              <w:rPr/>
              <w:t>0.080</w:t>
            </w:r>
          </w:p>
        </w:tc>
        <w:tc>
          <w:tcPr>
            <w:tcW w:w="1704" w:type="dxa"/>
            <w:tcBorders/>
            <w:shd w:fill="auto" w:val="clear"/>
          </w:tcPr>
          <w:p>
            <w:pPr>
              <w:pStyle w:val="Compact"/>
              <w:spacing w:before="36" w:after="36"/>
              <w:rPr/>
            </w:pPr>
            <w:r>
              <w:rPr/>
              <w:t>0.294</w:t>
            </w:r>
          </w:p>
        </w:tc>
        <w:tc>
          <w:tcPr>
            <w:tcW w:w="1703" w:type="dxa"/>
            <w:tcBorders/>
            <w:shd w:fill="auto" w:val="clear"/>
          </w:tcPr>
          <w:p>
            <w:pPr>
              <w:pStyle w:val="Compact"/>
              <w:spacing w:before="36" w:after="36"/>
              <w:rPr/>
            </w:pPr>
            <w:r>
              <w:rPr/>
              <w:t>0.379</w:t>
            </w:r>
          </w:p>
        </w:tc>
        <w:tc>
          <w:tcPr>
            <w:tcW w:w="2032" w:type="dxa"/>
            <w:tcBorders/>
            <w:shd w:fill="auto" w:val="clear"/>
          </w:tcPr>
          <w:p>
            <w:pPr>
              <w:pStyle w:val="Compact"/>
              <w:spacing w:before="36" w:after="36"/>
              <w:rPr/>
            </w:pPr>
            <w:r>
              <w:rPr/>
              <w:t>0.026</w:t>
            </w:r>
          </w:p>
        </w:tc>
      </w:tr>
      <w:tr>
        <w:trPr/>
        <w:tc>
          <w:tcPr>
            <w:tcW w:w="1833" w:type="dxa"/>
            <w:tcBorders/>
            <w:shd w:fill="auto" w:val="clear"/>
          </w:tcPr>
          <w:p>
            <w:pPr>
              <w:pStyle w:val="Compact"/>
              <w:spacing w:before="36" w:after="36"/>
              <w:jc w:val="right"/>
              <w:rPr/>
            </w:pPr>
            <w:r>
              <w:rPr/>
              <w:t>Day of Year</w:t>
            </w:r>
          </w:p>
        </w:tc>
        <w:tc>
          <w:tcPr>
            <w:tcW w:w="2088" w:type="dxa"/>
            <w:tcBorders/>
            <w:shd w:fill="auto" w:val="clear"/>
          </w:tcPr>
          <w:p>
            <w:pPr>
              <w:pStyle w:val="Compact"/>
              <w:spacing w:before="36" w:after="36"/>
              <w:rPr/>
            </w:pPr>
            <w:r>
              <w:rPr/>
              <w:t>0.040</w:t>
            </w:r>
          </w:p>
        </w:tc>
        <w:tc>
          <w:tcPr>
            <w:tcW w:w="1704" w:type="dxa"/>
            <w:tcBorders/>
            <w:shd w:fill="auto" w:val="clear"/>
          </w:tcPr>
          <w:p>
            <w:pPr>
              <w:pStyle w:val="Compact"/>
              <w:spacing w:before="36" w:after="36"/>
              <w:rPr/>
            </w:pPr>
            <w:r>
              <w:rPr/>
              <w:t>0.160</w:t>
            </w:r>
          </w:p>
        </w:tc>
        <w:tc>
          <w:tcPr>
            <w:tcW w:w="1703" w:type="dxa"/>
            <w:tcBorders/>
            <w:shd w:fill="auto" w:val="clear"/>
          </w:tcPr>
          <w:p>
            <w:pPr>
              <w:pStyle w:val="Compact"/>
              <w:spacing w:before="36" w:after="36"/>
              <w:rPr/>
            </w:pPr>
            <w:r>
              <w:rPr/>
              <w:t>0.000</w:t>
            </w:r>
          </w:p>
        </w:tc>
        <w:tc>
          <w:tcPr>
            <w:tcW w:w="2032" w:type="dxa"/>
            <w:tcBorders/>
            <w:shd w:fill="auto" w:val="clear"/>
          </w:tcPr>
          <w:p>
            <w:pPr>
              <w:pStyle w:val="Compact"/>
              <w:spacing w:before="36" w:after="36"/>
              <w:rPr/>
            </w:pPr>
            <w:r>
              <w:rPr/>
              <w:t>0.436</w:t>
            </w:r>
          </w:p>
        </w:tc>
      </w:tr>
      <w:tr>
        <w:trPr/>
        <w:tc>
          <w:tcPr>
            <w:tcW w:w="1833" w:type="dxa"/>
            <w:tcBorders/>
            <w:shd w:fill="auto" w:val="clear"/>
          </w:tcPr>
          <w:p>
            <w:pPr>
              <w:pStyle w:val="Compact"/>
              <w:spacing w:before="36" w:after="36"/>
              <w:jc w:val="right"/>
              <w:rPr/>
            </w:pPr>
            <w:r>
              <w:rPr/>
              <w:t>Spatial Location</w:t>
            </w:r>
          </w:p>
        </w:tc>
        <w:tc>
          <w:tcPr>
            <w:tcW w:w="2088" w:type="dxa"/>
            <w:tcBorders/>
            <w:shd w:fill="auto" w:val="clear"/>
          </w:tcPr>
          <w:p>
            <w:pPr>
              <w:pStyle w:val="Compact"/>
              <w:spacing w:before="36" w:after="36"/>
              <w:rPr/>
            </w:pPr>
            <w:r>
              <w:rPr/>
              <w:t>0.373</w:t>
            </w:r>
          </w:p>
        </w:tc>
        <w:tc>
          <w:tcPr>
            <w:tcW w:w="1704" w:type="dxa"/>
            <w:tcBorders/>
            <w:shd w:fill="auto" w:val="clear"/>
          </w:tcPr>
          <w:p>
            <w:pPr>
              <w:pStyle w:val="Compact"/>
              <w:spacing w:before="36" w:after="36"/>
              <w:rPr/>
            </w:pPr>
            <w:r>
              <w:rPr/>
              <w:t>0.000</w:t>
            </w:r>
          </w:p>
        </w:tc>
        <w:tc>
          <w:tcPr>
            <w:tcW w:w="1703" w:type="dxa"/>
            <w:tcBorders/>
            <w:shd w:fill="auto" w:val="clear"/>
          </w:tcPr>
          <w:p>
            <w:pPr>
              <w:pStyle w:val="Compact"/>
              <w:spacing w:before="36" w:after="36"/>
              <w:rPr/>
            </w:pPr>
            <w:r>
              <w:rPr/>
              <w:t>0.125</w:t>
            </w:r>
          </w:p>
        </w:tc>
        <w:tc>
          <w:tcPr>
            <w:tcW w:w="2032" w:type="dxa"/>
            <w:tcBorders/>
            <w:shd w:fill="auto" w:val="clear"/>
          </w:tcPr>
          <w:p>
            <w:pPr>
              <w:pStyle w:val="Compact"/>
              <w:spacing w:before="36" w:after="36"/>
              <w:rPr/>
            </w:pPr>
            <w:r>
              <w:rPr/>
              <w:t>0.085</w:t>
            </w:r>
          </w:p>
        </w:tc>
      </w:tr>
      <w:tr>
        <w:trPr/>
        <w:tc>
          <w:tcPr>
            <w:tcW w:w="1833" w:type="dxa"/>
            <w:tcBorders/>
            <w:shd w:fill="auto" w:val="clear"/>
          </w:tcPr>
          <w:p>
            <w:pPr>
              <w:pStyle w:val="Compact"/>
              <w:spacing w:before="36" w:after="36"/>
              <w:jc w:val="right"/>
              <w:rPr/>
            </w:pPr>
            <w:r>
              <w:rPr/>
              <w:t>Grass/Wetland</w:t>
            </w:r>
          </w:p>
        </w:tc>
        <w:tc>
          <w:tcPr>
            <w:tcW w:w="2088" w:type="dxa"/>
            <w:tcBorders/>
            <w:shd w:fill="auto" w:val="clear"/>
          </w:tcPr>
          <w:p>
            <w:pPr>
              <w:pStyle w:val="Compact"/>
              <w:spacing w:before="36" w:after="36"/>
              <w:rPr/>
            </w:pPr>
            <w:r>
              <w:rPr/>
              <w:t>0.104</w:t>
            </w:r>
          </w:p>
        </w:tc>
        <w:tc>
          <w:tcPr>
            <w:tcW w:w="1704" w:type="dxa"/>
            <w:tcBorders/>
            <w:shd w:fill="auto" w:val="clear"/>
          </w:tcPr>
          <w:p>
            <w:pPr>
              <w:pStyle w:val="Compact"/>
              <w:spacing w:before="36" w:after="36"/>
              <w:rPr/>
            </w:pPr>
            <w:r>
              <w:rPr/>
              <w:t>0.000</w:t>
            </w:r>
          </w:p>
        </w:tc>
        <w:tc>
          <w:tcPr>
            <w:tcW w:w="1703" w:type="dxa"/>
            <w:tcBorders/>
            <w:shd w:fill="auto" w:val="clear"/>
          </w:tcPr>
          <w:p>
            <w:pPr>
              <w:pStyle w:val="Compact"/>
              <w:spacing w:before="36" w:after="36"/>
              <w:rPr/>
            </w:pPr>
            <w:r>
              <w:rPr/>
              <w:t>0.017</w:t>
            </w:r>
          </w:p>
        </w:tc>
        <w:tc>
          <w:tcPr>
            <w:tcW w:w="2032" w:type="dxa"/>
            <w:tcBorders/>
            <w:shd w:fill="auto" w:val="clear"/>
          </w:tcPr>
          <w:p>
            <w:pPr>
              <w:pStyle w:val="Compact"/>
              <w:spacing w:before="36" w:after="36"/>
              <w:rPr/>
            </w:pPr>
            <w:r>
              <w:rPr/>
              <w:t>0.086</w:t>
            </w:r>
          </w:p>
        </w:tc>
      </w:tr>
      <w:tr>
        <w:trPr/>
        <w:tc>
          <w:tcPr>
            <w:tcW w:w="1833" w:type="dxa"/>
            <w:tcBorders/>
            <w:shd w:fill="auto" w:val="clear"/>
          </w:tcPr>
          <w:p>
            <w:pPr>
              <w:pStyle w:val="Compact"/>
              <w:spacing w:before="36" w:after="36"/>
              <w:jc w:val="right"/>
              <w:rPr/>
            </w:pPr>
            <w:r>
              <w:rPr/>
              <w:t>Canola</w:t>
            </w:r>
          </w:p>
        </w:tc>
        <w:tc>
          <w:tcPr>
            <w:tcW w:w="2088" w:type="dxa"/>
            <w:tcBorders/>
            <w:shd w:fill="auto" w:val="clear"/>
          </w:tcPr>
          <w:p>
            <w:pPr>
              <w:pStyle w:val="Compact"/>
              <w:spacing w:before="36" w:after="36"/>
              <w:rPr/>
            </w:pPr>
            <w:r>
              <w:rPr/>
              <w:t>0.030</w:t>
            </w:r>
          </w:p>
        </w:tc>
        <w:tc>
          <w:tcPr>
            <w:tcW w:w="1704" w:type="dxa"/>
            <w:tcBorders/>
            <w:shd w:fill="auto" w:val="clear"/>
          </w:tcPr>
          <w:p>
            <w:pPr>
              <w:pStyle w:val="Compact"/>
              <w:spacing w:before="36" w:after="36"/>
              <w:rPr/>
            </w:pPr>
            <w:r>
              <w:rPr/>
              <w:t>0.002</w:t>
            </w:r>
          </w:p>
        </w:tc>
        <w:tc>
          <w:tcPr>
            <w:tcW w:w="1703" w:type="dxa"/>
            <w:tcBorders/>
            <w:shd w:fill="auto" w:val="clear"/>
          </w:tcPr>
          <w:p>
            <w:pPr>
              <w:pStyle w:val="Compact"/>
              <w:spacing w:before="36" w:after="36"/>
              <w:rPr/>
            </w:pPr>
            <w:r>
              <w:rPr/>
              <w:t>0.037</w:t>
            </w:r>
          </w:p>
        </w:tc>
        <w:tc>
          <w:tcPr>
            <w:tcW w:w="2032" w:type="dxa"/>
            <w:tcBorders/>
            <w:shd w:fill="auto" w:val="clear"/>
          </w:tcPr>
          <w:p>
            <w:pPr>
              <w:pStyle w:val="Compact"/>
              <w:spacing w:before="36" w:after="36"/>
              <w:rPr/>
            </w:pPr>
            <w:r>
              <w:rPr/>
              <w:t>0.000</w:t>
            </w:r>
          </w:p>
        </w:tc>
      </w:tr>
      <w:tr>
        <w:trPr/>
        <w:tc>
          <w:tcPr>
            <w:tcW w:w="1833" w:type="dxa"/>
            <w:tcBorders/>
            <w:shd w:fill="auto" w:val="clear"/>
          </w:tcPr>
          <w:p>
            <w:pPr>
              <w:pStyle w:val="Compact"/>
              <w:spacing w:before="36" w:after="36"/>
              <w:jc w:val="right"/>
              <w:rPr/>
            </w:pPr>
            <w:r>
              <w:rPr/>
              <w:t>Pasture</w:t>
            </w:r>
          </w:p>
        </w:tc>
        <w:tc>
          <w:tcPr>
            <w:tcW w:w="2088" w:type="dxa"/>
            <w:tcBorders/>
            <w:shd w:fill="auto" w:val="clear"/>
          </w:tcPr>
          <w:p>
            <w:pPr>
              <w:pStyle w:val="Compact"/>
              <w:spacing w:before="36" w:after="36"/>
              <w:rPr/>
            </w:pPr>
            <w:r>
              <w:rPr/>
              <w:t>0.000</w:t>
            </w:r>
          </w:p>
        </w:tc>
        <w:tc>
          <w:tcPr>
            <w:tcW w:w="1704" w:type="dxa"/>
            <w:tcBorders/>
            <w:shd w:fill="auto" w:val="clear"/>
          </w:tcPr>
          <w:p>
            <w:pPr>
              <w:pStyle w:val="Compact"/>
              <w:spacing w:before="36" w:after="36"/>
              <w:rPr/>
            </w:pPr>
            <w:r>
              <w:rPr/>
              <w:t>0.032</w:t>
            </w:r>
          </w:p>
        </w:tc>
        <w:tc>
          <w:tcPr>
            <w:tcW w:w="1703" w:type="dxa"/>
            <w:tcBorders/>
            <w:shd w:fill="auto" w:val="clear"/>
          </w:tcPr>
          <w:p>
            <w:pPr>
              <w:pStyle w:val="Compact"/>
              <w:spacing w:before="36" w:after="36"/>
              <w:rPr/>
            </w:pPr>
            <w:r>
              <w:rPr/>
              <w:t>0.002</w:t>
            </w:r>
          </w:p>
        </w:tc>
        <w:tc>
          <w:tcPr>
            <w:tcW w:w="2032" w:type="dxa"/>
            <w:tcBorders/>
            <w:shd w:fill="auto" w:val="clear"/>
          </w:tcPr>
          <w:p>
            <w:pPr>
              <w:pStyle w:val="Compact"/>
              <w:spacing w:before="36" w:after="36"/>
              <w:rPr/>
            </w:pPr>
            <w:r>
              <w:rPr/>
              <w:t>0.000</w:t>
            </w:r>
          </w:p>
        </w:tc>
      </w:tr>
      <w:tr>
        <w:trPr/>
        <w:tc>
          <w:tcPr>
            <w:tcW w:w="1833" w:type="dxa"/>
            <w:tcBorders/>
            <w:shd w:fill="auto" w:val="clear"/>
          </w:tcPr>
          <w:p>
            <w:pPr>
              <w:pStyle w:val="Compact"/>
              <w:spacing w:before="36" w:after="36"/>
              <w:jc w:val="right"/>
              <w:rPr/>
            </w:pPr>
            <w:commentRangeStart w:id="32"/>
            <w:r>
              <w:rPr/>
              <w:t>Trees/Shrubs</w:t>
            </w:r>
            <w:commentRangeEnd w:id="32"/>
            <w:r>
              <w:commentReference w:id="32"/>
            </w:r>
            <w:r>
              <w:rPr/>
            </w:r>
          </w:p>
        </w:tc>
        <w:tc>
          <w:tcPr>
            <w:tcW w:w="2088" w:type="dxa"/>
            <w:tcBorders/>
            <w:shd w:fill="auto" w:val="clear"/>
          </w:tcPr>
          <w:p>
            <w:pPr>
              <w:pStyle w:val="Compact"/>
              <w:spacing w:before="36" w:after="36"/>
              <w:rPr/>
            </w:pPr>
            <w:r>
              <w:rPr/>
              <w:t>0.000</w:t>
            </w:r>
          </w:p>
        </w:tc>
        <w:tc>
          <w:tcPr>
            <w:tcW w:w="1704" w:type="dxa"/>
            <w:tcBorders/>
            <w:shd w:fill="auto" w:val="clear"/>
          </w:tcPr>
          <w:p>
            <w:pPr>
              <w:pStyle w:val="Compact"/>
              <w:spacing w:before="36" w:after="36"/>
              <w:rPr/>
            </w:pPr>
            <w:r>
              <w:rPr/>
              <w:t>0.009</w:t>
            </w:r>
          </w:p>
        </w:tc>
        <w:tc>
          <w:tcPr>
            <w:tcW w:w="1703" w:type="dxa"/>
            <w:tcBorders/>
            <w:shd w:fill="auto" w:val="clear"/>
          </w:tcPr>
          <w:p>
            <w:pPr>
              <w:pStyle w:val="Compact"/>
              <w:spacing w:before="36" w:after="36"/>
              <w:rPr/>
            </w:pPr>
            <w:r>
              <w:rPr/>
              <w:t>0.001</w:t>
            </w:r>
          </w:p>
        </w:tc>
        <w:tc>
          <w:tcPr>
            <w:tcW w:w="2032" w:type="dxa"/>
            <w:tcBorders/>
            <w:shd w:fill="auto" w:val="clear"/>
          </w:tcPr>
          <w:p>
            <w:pPr>
              <w:pStyle w:val="Compact"/>
              <w:spacing w:before="36" w:after="36"/>
              <w:rPr/>
            </w:pPr>
            <w:r>
              <w:rPr/>
              <w:t>0.017</w:t>
            </w:r>
          </w:p>
        </w:tc>
      </w:tr>
      <w:tr>
        <w:trPr/>
        <w:tc>
          <w:tcPr>
            <w:tcW w:w="1833" w:type="dxa"/>
            <w:tcBorders/>
            <w:shd w:fill="auto" w:val="clear"/>
          </w:tcPr>
          <w:p>
            <w:pPr>
              <w:pStyle w:val="Compact"/>
              <w:spacing w:before="36" w:after="36"/>
              <w:jc w:val="right"/>
              <w:rPr/>
            </w:pPr>
            <w:r>
              <w:rPr/>
              <w:t>Pulses</w:t>
            </w:r>
          </w:p>
        </w:tc>
        <w:tc>
          <w:tcPr>
            <w:tcW w:w="2088" w:type="dxa"/>
            <w:tcBorders/>
            <w:shd w:fill="auto" w:val="clear"/>
          </w:tcPr>
          <w:p>
            <w:pPr>
              <w:pStyle w:val="Compact"/>
              <w:spacing w:before="36" w:after="36"/>
              <w:rPr/>
            </w:pPr>
            <w:r>
              <w:rPr/>
              <w:t>0.005</w:t>
            </w:r>
          </w:p>
        </w:tc>
        <w:tc>
          <w:tcPr>
            <w:tcW w:w="1704" w:type="dxa"/>
            <w:tcBorders/>
            <w:shd w:fill="auto" w:val="clear"/>
          </w:tcPr>
          <w:p>
            <w:pPr>
              <w:pStyle w:val="Compact"/>
              <w:spacing w:before="36" w:after="36"/>
              <w:rPr/>
            </w:pPr>
            <w:r>
              <w:rPr/>
              <w:t>0.000</w:t>
            </w:r>
          </w:p>
        </w:tc>
        <w:tc>
          <w:tcPr>
            <w:tcW w:w="1703" w:type="dxa"/>
            <w:tcBorders/>
            <w:shd w:fill="auto" w:val="clear"/>
          </w:tcPr>
          <w:p>
            <w:pPr>
              <w:pStyle w:val="Compact"/>
              <w:spacing w:before="36" w:after="36"/>
              <w:rPr/>
            </w:pPr>
            <w:r>
              <w:rPr/>
              <w:t>0.004</w:t>
            </w:r>
          </w:p>
        </w:tc>
        <w:tc>
          <w:tcPr>
            <w:tcW w:w="2032" w:type="dxa"/>
            <w:tcBorders/>
            <w:shd w:fill="auto" w:val="clear"/>
          </w:tcPr>
          <w:p>
            <w:pPr>
              <w:pStyle w:val="Compact"/>
              <w:spacing w:before="36" w:after="36"/>
              <w:rPr/>
            </w:pPr>
            <w:r>
              <w:rPr/>
              <w:t>0.001</w:t>
            </w:r>
          </w:p>
        </w:tc>
      </w:tr>
      <w:tr>
        <w:trPr/>
        <w:tc>
          <w:tcPr>
            <w:tcW w:w="1833" w:type="dxa"/>
            <w:tcBorders/>
            <w:shd w:fill="auto" w:val="clear"/>
          </w:tcPr>
          <w:p>
            <w:pPr>
              <w:pStyle w:val="Compact"/>
              <w:spacing w:before="36" w:after="36"/>
              <w:jc w:val="right"/>
              <w:rPr/>
            </w:pPr>
            <w:r>
              <w:rPr/>
              <w:t>Road margins</w:t>
            </w:r>
          </w:p>
        </w:tc>
        <w:tc>
          <w:tcPr>
            <w:tcW w:w="2088" w:type="dxa"/>
            <w:tcBorders/>
            <w:shd w:fill="auto" w:val="clear"/>
          </w:tcPr>
          <w:p>
            <w:pPr>
              <w:pStyle w:val="Compact"/>
              <w:spacing w:before="36" w:after="36"/>
              <w:rPr/>
            </w:pPr>
            <w:r>
              <w:rPr/>
              <w:t>0.000</w:t>
            </w:r>
          </w:p>
        </w:tc>
        <w:tc>
          <w:tcPr>
            <w:tcW w:w="1704" w:type="dxa"/>
            <w:tcBorders/>
            <w:shd w:fill="auto" w:val="clear"/>
          </w:tcPr>
          <w:p>
            <w:pPr>
              <w:pStyle w:val="Compact"/>
              <w:spacing w:before="36" w:after="36"/>
              <w:rPr/>
            </w:pPr>
            <w:r>
              <w:rPr/>
              <w:t>0.001</w:t>
            </w:r>
          </w:p>
        </w:tc>
        <w:tc>
          <w:tcPr>
            <w:tcW w:w="1703" w:type="dxa"/>
            <w:tcBorders/>
            <w:shd w:fill="auto" w:val="clear"/>
          </w:tcPr>
          <w:p>
            <w:pPr>
              <w:pStyle w:val="Compact"/>
              <w:spacing w:before="36" w:after="36"/>
              <w:rPr/>
            </w:pPr>
            <w:r>
              <w:rPr/>
              <w:t>0.034</w:t>
            </w:r>
          </w:p>
        </w:tc>
        <w:tc>
          <w:tcPr>
            <w:tcW w:w="2032" w:type="dxa"/>
            <w:tcBorders/>
            <w:shd w:fill="auto" w:val="clear"/>
          </w:tcPr>
          <w:p>
            <w:pPr>
              <w:pStyle w:val="Compact"/>
              <w:spacing w:before="36" w:after="36"/>
              <w:rPr/>
            </w:pPr>
            <w:r>
              <w:rPr/>
              <w:t>0.002</w:t>
            </w:r>
          </w:p>
        </w:tc>
      </w:tr>
      <w:tr>
        <w:trPr/>
        <w:tc>
          <w:tcPr>
            <w:tcW w:w="1833" w:type="dxa"/>
            <w:tcBorders/>
            <w:shd w:fill="auto" w:val="clear"/>
          </w:tcPr>
          <w:p>
            <w:pPr>
              <w:pStyle w:val="Compact"/>
              <w:spacing w:before="36" w:after="36"/>
              <w:jc w:val="right"/>
              <w:rPr/>
            </w:pPr>
            <w:r>
              <w:rPr/>
              <w:t>Residual</w:t>
            </w:r>
          </w:p>
        </w:tc>
        <w:tc>
          <w:tcPr>
            <w:tcW w:w="2088" w:type="dxa"/>
            <w:tcBorders/>
            <w:shd w:fill="auto" w:val="clear"/>
          </w:tcPr>
          <w:p>
            <w:pPr>
              <w:pStyle w:val="Compact"/>
              <w:spacing w:before="36" w:after="36"/>
              <w:rPr/>
            </w:pPr>
            <w:r>
              <w:rPr/>
              <w:t>0.369</w:t>
            </w:r>
          </w:p>
        </w:tc>
        <w:tc>
          <w:tcPr>
            <w:tcW w:w="1704" w:type="dxa"/>
            <w:tcBorders/>
            <w:shd w:fill="auto" w:val="clear"/>
          </w:tcPr>
          <w:p>
            <w:pPr>
              <w:pStyle w:val="Compact"/>
              <w:spacing w:before="36" w:after="36"/>
              <w:rPr/>
            </w:pPr>
            <w:r>
              <w:rPr/>
              <w:t>0.502</w:t>
            </w:r>
          </w:p>
        </w:tc>
        <w:tc>
          <w:tcPr>
            <w:tcW w:w="1703" w:type="dxa"/>
            <w:tcBorders/>
            <w:shd w:fill="auto" w:val="clear"/>
          </w:tcPr>
          <w:p>
            <w:pPr>
              <w:pStyle w:val="Compact"/>
              <w:spacing w:before="36" w:after="36"/>
              <w:rPr/>
            </w:pPr>
            <w:r>
              <w:rPr/>
              <w:t>0.400</w:t>
            </w:r>
          </w:p>
        </w:tc>
        <w:tc>
          <w:tcPr>
            <w:tcW w:w="2032" w:type="dxa"/>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42" w:author="Paul Galpern" w:date="2020-09-18T13:34:00Z">
        <w:r>
          <w:rPr/>
          <w:delText xml:space="preserve">to </w:delText>
        </w:r>
      </w:del>
      <w:r>
        <w:rPr/>
        <w:t>strongly</w:t>
      </w:r>
      <w:ins w:id="43"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33"/>
      <w:r>
        <w:rPr/>
        <w:t>some</w:t>
      </w:r>
      <w:r>
        <w:rPr/>
      </w:r>
      <w:commentRangeEnd w:id="33"/>
      <w:r>
        <w:commentReference w:id="33"/>
      </w:r>
      <w:r>
        <w:rPr/>
        <w:t xml:space="preserve"> support for our predictions of </w:t>
      </w:r>
      <w:commentRangeStart w:id="34"/>
      <w:r>
        <w:rPr/>
        <w:t>SNL (grass and wetland, woodlands, and road margins)</w:t>
      </w:r>
      <w:r>
        <w:rPr/>
      </w:r>
      <w:commentRangeEnd w:id="34"/>
      <w:r>
        <w:commentReference w:id="34"/>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35"/>
      <w:r>
        <w:rPr/>
        <w:t xml:space="preserve">While there was limited </w:t>
      </w:r>
      <w:r>
        <w:rPr/>
      </w:r>
      <w:commentRangeEnd w:id="35"/>
      <w:r>
        <w:commentReference w:id="35"/>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36"/>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37"/>
      <w:r>
        <w:rPr/>
        <w:t xml:space="preserve">for overwintering or winter foraging </w:t>
      </w:r>
      <w:r>
        <w:rPr/>
      </w:r>
      <w:commentRangeEnd w:id="37"/>
      <w:r>
        <w:commentReference w:id="37"/>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44"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45" w:author="Diane Edwards" w:date="2020-09-23T12:40:00Z">
        <w:r>
          <w:rPr/>
          <w:t>t</w:t>
        </w:r>
      </w:ins>
      <w:r>
        <w:rPr/>
        <w:t xml:space="preserve">, either through ballooning as juveniles (Richter 1970; Greenstone 1982) or through other long-distance </w:t>
      </w:r>
      <w:commentRangeStart w:id="38"/>
      <w:r>
        <w:rPr/>
        <w:t>travel</w:t>
      </w:r>
      <w:r>
        <w:rPr/>
      </w:r>
      <w:commentRangeEnd w:id="38"/>
      <w:r>
        <w:commentReference w:id="38"/>
      </w:r>
      <w:r>
        <w:rPr/>
        <w:t>.</w:t>
      </w:r>
      <w:commentRangeEnd w:id="36"/>
      <w:r>
        <w:commentReference w:id="36"/>
      </w:r>
      <w:r>
        <w:rPr/>
      </w:r>
    </w:p>
    <w:p>
      <w:pPr>
        <w:pStyle w:val="TextBody"/>
        <w:rPr/>
      </w:pPr>
      <w:commentRangeStart w:id="39"/>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40"/>
      <w:r>
        <w:rPr/>
        <w:t xml:space="preserve">grassy pivot corners </w:t>
      </w:r>
      <w:r>
        <w:rPr/>
      </w:r>
      <w:commentRangeEnd w:id="40"/>
      <w:r>
        <w:commentReference w:id="40"/>
      </w:r>
      <w:r>
        <w:rPr/>
        <w:t xml:space="preserve">and wetlands, but grasslands and </w:t>
      </w:r>
      <w:commentRangeStart w:id="41"/>
      <w:r>
        <w:rPr/>
        <w:t xml:space="preserve">wetlands </w:t>
      </w:r>
      <w:r>
        <w:rPr/>
      </w:r>
      <w:commentRangeEnd w:id="41"/>
      <w:r>
        <w:commentReference w:id="41"/>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39"/>
      <w:r>
        <w:commentReference w:id="39"/>
      </w:r>
      <w:r>
        <w:rPr/>
      </w:r>
    </w:p>
    <w:p>
      <w:pPr>
        <w:pStyle w:val="TextBody"/>
        <w:rPr/>
      </w:pPr>
      <w:commentRangeStart w:id="42"/>
      <w:r>
        <w:rPr/>
        <w:t>Many other stu</w:t>
      </w:r>
      <w:r>
        <w:rPr/>
      </w:r>
      <w:commentRangeEnd w:id="42"/>
      <w:r>
        <w:commentReference w:id="42"/>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43"/>
      <w:r>
        <w:rPr/>
        <w:t xml:space="preserve">Pardosa moesta </w:t>
      </w:r>
      <w:r>
        <w:rPr/>
      </w:r>
      <w:commentRangeEnd w:id="43"/>
      <w:r>
        <w:commentReference w:id="43"/>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4"/>
        <w:gridCol w:w="664"/>
        <w:gridCol w:w="743"/>
        <w:gridCol w:w="798"/>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4"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79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4" w:type="dxa"/>
            <w:tcBorders/>
            <w:shd w:fill="auto" w:val="clear"/>
          </w:tcPr>
          <w:p>
            <w:pPr>
              <w:pStyle w:val="Compact"/>
              <w:spacing w:before="36" w:after="36"/>
              <w:jc w:val="right"/>
              <w:rPr/>
            </w:pPr>
            <w:r>
              <w:rPr/>
              <w:t>0.96</w:t>
            </w:r>
          </w:p>
        </w:tc>
        <w:tc>
          <w:tcPr>
            <w:tcW w:w="664" w:type="dxa"/>
            <w:tcBorders/>
            <w:shd w:fill="auto" w:val="clear"/>
          </w:tcPr>
          <w:p>
            <w:pPr>
              <w:pStyle w:val="Compact"/>
              <w:spacing w:before="36" w:after="36"/>
              <w:jc w:val="right"/>
              <w:rPr/>
            </w:pPr>
            <w:r>
              <w:rPr/>
              <w:t>0.52</w:t>
            </w:r>
          </w:p>
        </w:tc>
        <w:tc>
          <w:tcPr>
            <w:tcW w:w="743" w:type="dxa"/>
            <w:tcBorders/>
            <w:shd w:fill="auto" w:val="clear"/>
          </w:tcPr>
          <w:p>
            <w:pPr>
              <w:pStyle w:val="Compact"/>
              <w:spacing w:before="36" w:after="36"/>
              <w:jc w:val="right"/>
              <w:rPr/>
            </w:pPr>
            <w:r>
              <w:rPr/>
              <w:t>1.86</w:t>
            </w:r>
          </w:p>
        </w:tc>
        <w:tc>
          <w:tcPr>
            <w:tcW w:w="798" w:type="dxa"/>
            <w:tcBorders/>
            <w:shd w:fill="auto" w:val="clear"/>
          </w:tcPr>
          <w:p>
            <w:pPr>
              <w:pStyle w:val="Compact"/>
              <w:spacing w:before="36" w:after="36"/>
              <w:rPr/>
            </w:pPr>
            <w:r>
              <w:rPr/>
              <w:t>0.063</w:t>
            </w:r>
          </w:p>
        </w:tc>
      </w:tr>
      <w:tr>
        <w:trPr/>
        <w:tc>
          <w:tcPr>
            <w:tcW w:w="1586" w:type="dxa"/>
            <w:tcBorders/>
            <w:shd w:fill="auto" w:val="clear"/>
          </w:tcPr>
          <w:p>
            <w:pPr>
              <w:pStyle w:val="Compact"/>
              <w:spacing w:before="36" w:after="36"/>
              <w:jc w:val="right"/>
              <w:rPr/>
            </w:pPr>
            <w:r>
              <w:rPr/>
              <w:t>Road margin</w:t>
            </w:r>
          </w:p>
        </w:tc>
        <w:tc>
          <w:tcPr>
            <w:tcW w:w="744" w:type="dxa"/>
            <w:tcBorders/>
            <w:shd w:fill="auto" w:val="clear"/>
          </w:tcPr>
          <w:p>
            <w:pPr>
              <w:pStyle w:val="Compact"/>
              <w:spacing w:before="36" w:after="36"/>
              <w:jc w:val="right"/>
              <w:rPr/>
            </w:pPr>
            <w:r>
              <w:rPr/>
              <w:t>-0.52</w:t>
            </w:r>
          </w:p>
        </w:tc>
        <w:tc>
          <w:tcPr>
            <w:tcW w:w="664" w:type="dxa"/>
            <w:tcBorders/>
            <w:shd w:fill="auto" w:val="clear"/>
          </w:tcPr>
          <w:p>
            <w:pPr>
              <w:pStyle w:val="Compact"/>
              <w:spacing w:before="36" w:after="36"/>
              <w:jc w:val="right"/>
              <w:rPr/>
            </w:pPr>
            <w:r>
              <w:rPr/>
              <w:t>0.45</w:t>
            </w:r>
          </w:p>
        </w:tc>
        <w:tc>
          <w:tcPr>
            <w:tcW w:w="743" w:type="dxa"/>
            <w:tcBorders/>
            <w:shd w:fill="auto" w:val="clear"/>
          </w:tcPr>
          <w:p>
            <w:pPr>
              <w:pStyle w:val="Compact"/>
              <w:spacing w:before="36" w:after="36"/>
              <w:jc w:val="right"/>
              <w:rPr/>
            </w:pPr>
            <w:r>
              <w:rPr/>
              <w:t>-1.16</w:t>
            </w:r>
          </w:p>
        </w:tc>
        <w:tc>
          <w:tcPr>
            <w:tcW w:w="798" w:type="dxa"/>
            <w:tcBorders/>
            <w:shd w:fill="auto" w:val="clear"/>
          </w:tcPr>
          <w:p>
            <w:pPr>
              <w:pStyle w:val="Compact"/>
              <w:spacing w:before="36" w:after="36"/>
              <w:rPr/>
            </w:pPr>
            <w:r>
              <w:rPr/>
              <w:t>0.247</w:t>
            </w:r>
          </w:p>
        </w:tc>
      </w:tr>
      <w:tr>
        <w:trPr/>
        <w:tc>
          <w:tcPr>
            <w:tcW w:w="1586" w:type="dxa"/>
            <w:tcBorders/>
            <w:shd w:fill="auto" w:val="clear"/>
          </w:tcPr>
          <w:p>
            <w:pPr>
              <w:pStyle w:val="Compact"/>
              <w:spacing w:before="36" w:after="36"/>
              <w:jc w:val="right"/>
              <w:rPr/>
            </w:pPr>
            <w:r>
              <w:rPr/>
              <w:t>Grassland</w:t>
            </w:r>
          </w:p>
        </w:tc>
        <w:tc>
          <w:tcPr>
            <w:tcW w:w="744" w:type="dxa"/>
            <w:tcBorders/>
            <w:shd w:fill="auto" w:val="clear"/>
          </w:tcPr>
          <w:p>
            <w:pPr>
              <w:pStyle w:val="Compact"/>
              <w:spacing w:before="36" w:after="36"/>
              <w:jc w:val="right"/>
              <w:rPr/>
            </w:pPr>
            <w:r>
              <w:rPr/>
              <w:t>-0.43</w:t>
            </w:r>
          </w:p>
        </w:tc>
        <w:tc>
          <w:tcPr>
            <w:tcW w:w="664" w:type="dxa"/>
            <w:tcBorders/>
            <w:shd w:fill="auto" w:val="clear"/>
          </w:tcPr>
          <w:p>
            <w:pPr>
              <w:pStyle w:val="Compact"/>
              <w:spacing w:before="36" w:after="36"/>
              <w:jc w:val="right"/>
              <w:rPr/>
            </w:pPr>
            <w:r>
              <w:rPr/>
              <w:t>0.78</w:t>
            </w:r>
          </w:p>
        </w:tc>
        <w:tc>
          <w:tcPr>
            <w:tcW w:w="743" w:type="dxa"/>
            <w:tcBorders/>
            <w:shd w:fill="auto" w:val="clear"/>
          </w:tcPr>
          <w:p>
            <w:pPr>
              <w:pStyle w:val="Compact"/>
              <w:spacing w:before="36" w:after="36"/>
              <w:jc w:val="right"/>
              <w:rPr/>
            </w:pPr>
            <w:r>
              <w:rPr/>
              <w:t>-0.56</w:t>
            </w:r>
          </w:p>
        </w:tc>
        <w:tc>
          <w:tcPr>
            <w:tcW w:w="798" w:type="dxa"/>
            <w:tcBorders/>
            <w:shd w:fill="auto" w:val="clear"/>
          </w:tcPr>
          <w:p>
            <w:pPr>
              <w:pStyle w:val="Compact"/>
              <w:spacing w:before="36" w:after="36"/>
              <w:rPr/>
            </w:pPr>
            <w:r>
              <w:rPr/>
              <w:t>0.578</w:t>
            </w:r>
          </w:p>
        </w:tc>
      </w:tr>
      <w:tr>
        <w:trPr/>
        <w:tc>
          <w:tcPr>
            <w:tcW w:w="1586" w:type="dxa"/>
            <w:tcBorders/>
            <w:shd w:fill="auto" w:val="clear"/>
          </w:tcPr>
          <w:p>
            <w:pPr>
              <w:pStyle w:val="Compact"/>
              <w:spacing w:before="36" w:after="36"/>
              <w:jc w:val="right"/>
              <w:rPr/>
            </w:pPr>
            <w:r>
              <w:rPr/>
              <w:t>Field edge</w:t>
            </w:r>
          </w:p>
        </w:tc>
        <w:tc>
          <w:tcPr>
            <w:tcW w:w="744" w:type="dxa"/>
            <w:tcBorders/>
            <w:shd w:fill="auto" w:val="clear"/>
          </w:tcPr>
          <w:p>
            <w:pPr>
              <w:pStyle w:val="Compact"/>
              <w:spacing w:before="36" w:after="36"/>
              <w:jc w:val="right"/>
              <w:rPr/>
            </w:pPr>
            <w:r>
              <w:rPr/>
              <w:t>-0.02</w:t>
            </w:r>
          </w:p>
        </w:tc>
        <w:tc>
          <w:tcPr>
            <w:tcW w:w="664" w:type="dxa"/>
            <w:tcBorders/>
            <w:shd w:fill="auto" w:val="clear"/>
          </w:tcPr>
          <w:p>
            <w:pPr>
              <w:pStyle w:val="Compact"/>
              <w:spacing w:before="36" w:after="36"/>
              <w:jc w:val="right"/>
              <w:rPr/>
            </w:pPr>
            <w:r>
              <w:rPr/>
              <w:t>0.59</w:t>
            </w:r>
          </w:p>
        </w:tc>
        <w:tc>
          <w:tcPr>
            <w:tcW w:w="743" w:type="dxa"/>
            <w:tcBorders/>
            <w:shd w:fill="auto" w:val="clear"/>
          </w:tcPr>
          <w:p>
            <w:pPr>
              <w:pStyle w:val="Compact"/>
              <w:spacing w:before="36" w:after="36"/>
              <w:jc w:val="right"/>
              <w:rPr/>
            </w:pPr>
            <w:r>
              <w:rPr/>
              <w:t>-0.04</w:t>
            </w:r>
          </w:p>
        </w:tc>
        <w:tc>
          <w:tcPr>
            <w:tcW w:w="798" w:type="dxa"/>
            <w:tcBorders/>
            <w:shd w:fill="auto" w:val="clear"/>
          </w:tcPr>
          <w:p>
            <w:pPr>
              <w:pStyle w:val="Compact"/>
              <w:spacing w:before="36" w:after="36"/>
              <w:rPr/>
            </w:pPr>
            <w:r>
              <w:rPr/>
              <w:t>0.972</w:t>
            </w:r>
          </w:p>
        </w:tc>
      </w:tr>
      <w:tr>
        <w:trPr/>
        <w:tc>
          <w:tcPr>
            <w:tcW w:w="1586" w:type="dxa"/>
            <w:tcBorders/>
            <w:shd w:fill="auto" w:val="clear"/>
          </w:tcPr>
          <w:p>
            <w:pPr>
              <w:pStyle w:val="Compact"/>
              <w:spacing w:before="36" w:after="36"/>
              <w:jc w:val="right"/>
              <w:rPr/>
            </w:pPr>
            <w:r>
              <w:rPr/>
              <w:t>Wetland</w:t>
            </w:r>
          </w:p>
        </w:tc>
        <w:tc>
          <w:tcPr>
            <w:tcW w:w="744" w:type="dxa"/>
            <w:tcBorders/>
            <w:shd w:fill="auto" w:val="clear"/>
          </w:tcPr>
          <w:p>
            <w:pPr>
              <w:pStyle w:val="Compact"/>
              <w:spacing w:before="36" w:after="36"/>
              <w:jc w:val="right"/>
              <w:rPr/>
            </w:pPr>
            <w:r>
              <w:rPr/>
              <w:t>0.09</w:t>
            </w:r>
          </w:p>
        </w:tc>
        <w:tc>
          <w:tcPr>
            <w:tcW w:w="664" w:type="dxa"/>
            <w:tcBorders/>
            <w:shd w:fill="auto" w:val="clear"/>
          </w:tcPr>
          <w:p>
            <w:pPr>
              <w:pStyle w:val="Compact"/>
              <w:spacing w:before="36" w:after="36"/>
              <w:jc w:val="right"/>
              <w:rPr/>
            </w:pPr>
            <w:r>
              <w:rPr/>
              <w:t>0.56</w:t>
            </w:r>
          </w:p>
        </w:tc>
        <w:tc>
          <w:tcPr>
            <w:tcW w:w="743" w:type="dxa"/>
            <w:tcBorders/>
            <w:shd w:fill="auto" w:val="clear"/>
          </w:tcPr>
          <w:p>
            <w:pPr>
              <w:pStyle w:val="Compact"/>
              <w:spacing w:before="36" w:after="36"/>
              <w:jc w:val="right"/>
              <w:rPr/>
            </w:pPr>
            <w:r>
              <w:rPr/>
              <w:t>0.16</w:t>
            </w:r>
          </w:p>
        </w:tc>
        <w:tc>
          <w:tcPr>
            <w:tcW w:w="798" w:type="dxa"/>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3.48</w:t>
            </w:r>
          </w:p>
        </w:tc>
        <w:tc>
          <w:tcPr>
            <w:tcW w:w="797" w:type="dxa"/>
            <w:tcBorders/>
            <w:shd w:fill="auto" w:val="clear"/>
          </w:tcPr>
          <w:p>
            <w:pPr>
              <w:pStyle w:val="Compact"/>
              <w:spacing w:before="36" w:after="36"/>
              <w:rPr/>
            </w:pPr>
            <w:r>
              <w:rPr/>
              <w:t>31.11</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39.47</w:t>
            </w:r>
          </w:p>
        </w:tc>
        <w:tc>
          <w:tcPr>
            <w:tcW w:w="797" w:type="dxa"/>
            <w:tcBorders/>
            <w:shd w:fill="auto" w:val="clear"/>
          </w:tcPr>
          <w:p>
            <w:pPr>
              <w:pStyle w:val="Compact"/>
              <w:spacing w:before="36" w:after="36"/>
              <w:rPr/>
            </w:pPr>
            <w:r>
              <w:rPr/>
              <w:t>309.8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1.51</w:t>
            </w:r>
          </w:p>
        </w:tc>
        <w:tc>
          <w:tcPr>
            <w:tcW w:w="797" w:type="dxa"/>
            <w:tcBorders/>
            <w:shd w:fill="auto" w:val="clear"/>
          </w:tcPr>
          <w:p>
            <w:pPr>
              <w:pStyle w:val="Compact"/>
              <w:spacing w:before="36" w:after="36"/>
              <w:rPr/>
            </w:pPr>
            <w:r>
              <w:rPr/>
              <w:t>11.24</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0.769</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0.93</w:t>
            </w:r>
          </w:p>
        </w:tc>
        <w:tc>
          <w:tcPr>
            <w:tcW w:w="797" w:type="dxa"/>
            <w:tcBorders/>
            <w:shd w:fill="auto" w:val="clear"/>
          </w:tcPr>
          <w:p>
            <w:pPr>
              <w:pStyle w:val="Compact"/>
              <w:spacing w:before="36" w:after="36"/>
              <w:rPr/>
            </w:pPr>
            <w:r>
              <w:rPr/>
              <w:t>3.87</w:t>
            </w:r>
          </w:p>
        </w:tc>
        <w:tc>
          <w:tcPr>
            <w:tcW w:w="983" w:type="dxa"/>
            <w:tcBorders/>
            <w:shd w:fill="auto" w:val="clear"/>
          </w:tcPr>
          <w:p>
            <w:pPr>
              <w:pStyle w:val="Compact"/>
              <w:spacing w:before="36" w:after="36"/>
              <w:rPr/>
            </w:pPr>
            <w:r>
              <w:rPr>
                <w:b/>
              </w:rPr>
              <w:t>0.026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1.71</w:t>
            </w:r>
          </w:p>
        </w:tc>
        <w:tc>
          <w:tcPr>
            <w:tcW w:w="797" w:type="dxa"/>
            <w:tcBorders/>
            <w:shd w:fill="auto" w:val="clear"/>
          </w:tcPr>
          <w:p>
            <w:pPr>
              <w:pStyle w:val="Compact"/>
              <w:spacing w:before="36" w:after="36"/>
              <w:rPr/>
            </w:pPr>
            <w:r>
              <w:rPr/>
              <w:t>7.36</w:t>
            </w:r>
          </w:p>
        </w:tc>
        <w:tc>
          <w:tcPr>
            <w:tcW w:w="983" w:type="dxa"/>
            <w:tcBorders/>
            <w:shd w:fill="auto" w:val="clear"/>
          </w:tcPr>
          <w:p>
            <w:pPr>
              <w:pStyle w:val="Compact"/>
              <w:spacing w:before="36" w:after="36"/>
              <w:rPr/>
            </w:pPr>
            <w:r>
              <w:rPr>
                <w:b/>
              </w:rPr>
              <w:t>0.004</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0.824</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1.64</w:t>
            </w:r>
          </w:p>
        </w:tc>
        <w:tc>
          <w:tcPr>
            <w:tcW w:w="797" w:type="dxa"/>
            <w:tcBorders/>
            <w:shd w:fill="auto" w:val="clear"/>
          </w:tcPr>
          <w:p>
            <w:pPr>
              <w:pStyle w:val="Compact"/>
              <w:spacing w:before="36" w:after="36"/>
              <w:rPr/>
            </w:pPr>
            <w:r>
              <w:rPr/>
              <w:t>8.86</w:t>
            </w:r>
          </w:p>
        </w:tc>
        <w:tc>
          <w:tcPr>
            <w:tcW w:w="983" w:type="dxa"/>
            <w:tcBorders/>
            <w:shd w:fill="auto" w:val="clear"/>
          </w:tcPr>
          <w:p>
            <w:pPr>
              <w:pStyle w:val="Compact"/>
              <w:spacing w:before="36" w:after="36"/>
              <w:rPr/>
            </w:pPr>
            <w:r>
              <w:rPr>
                <w:b/>
              </w:rPr>
              <w:t>0.002</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0.979</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0.67</w:t>
            </w:r>
          </w:p>
        </w:tc>
        <w:tc>
          <w:tcPr>
            <w:tcW w:w="797" w:type="dxa"/>
            <w:tcBorders/>
            <w:shd w:fill="auto" w:val="clear"/>
          </w:tcPr>
          <w:p>
            <w:pPr>
              <w:pStyle w:val="Compact"/>
              <w:spacing w:before="36" w:after="36"/>
              <w:rPr/>
            </w:pPr>
            <w:r>
              <w:rPr/>
              <w:t>0.92</w:t>
            </w:r>
          </w:p>
        </w:tc>
        <w:tc>
          <w:tcPr>
            <w:tcW w:w="983" w:type="dxa"/>
            <w:tcBorders/>
            <w:shd w:fill="auto" w:val="clear"/>
          </w:tcPr>
          <w:p>
            <w:pPr>
              <w:pStyle w:val="Compact"/>
              <w:spacing w:before="36" w:after="36"/>
              <w:rPr/>
            </w:pPr>
            <w:r>
              <w:rPr/>
              <w:t>0.23</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0.907</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0.439</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0.939</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0.983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0.498</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1.27</w:t>
            </w:r>
          </w:p>
        </w:tc>
        <w:tc>
          <w:tcPr>
            <w:tcW w:w="797" w:type="dxa"/>
            <w:tcBorders/>
            <w:shd w:fill="auto" w:val="clear"/>
          </w:tcPr>
          <w:p>
            <w:pPr>
              <w:pStyle w:val="Compact"/>
              <w:spacing w:before="36" w:after="36"/>
              <w:rPr/>
            </w:pPr>
            <w:r>
              <w:rPr/>
              <w:t>3.96</w:t>
            </w:r>
          </w:p>
        </w:tc>
        <w:tc>
          <w:tcPr>
            <w:tcW w:w="983" w:type="dxa"/>
            <w:tcBorders/>
            <w:shd w:fill="auto" w:val="clear"/>
          </w:tcPr>
          <w:p>
            <w:pPr>
              <w:pStyle w:val="Compact"/>
              <w:spacing w:before="36" w:after="36"/>
              <w:rPr/>
            </w:pPr>
            <w:r>
              <w:rPr>
                <w:b/>
              </w:rPr>
              <w:t>0.033</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1.4</w:t>
            </w:r>
          </w:p>
        </w:tc>
        <w:tc>
          <w:tcPr>
            <w:tcW w:w="797" w:type="dxa"/>
            <w:tcBorders/>
            <w:shd w:fill="auto" w:val="clear"/>
          </w:tcPr>
          <w:p>
            <w:pPr>
              <w:pStyle w:val="Compact"/>
              <w:spacing w:before="36" w:after="36"/>
              <w:rPr/>
            </w:pPr>
            <w:r>
              <w:rPr/>
              <w:t>2.24</w:t>
            </w:r>
          </w:p>
        </w:tc>
        <w:tc>
          <w:tcPr>
            <w:tcW w:w="983" w:type="dxa"/>
            <w:tcBorders/>
            <w:shd w:fill="auto" w:val="clear"/>
          </w:tcPr>
          <w:p>
            <w:pPr>
              <w:pStyle w:val="Compact"/>
              <w:spacing w:before="36" w:after="36"/>
              <w:rPr/>
            </w:pPr>
            <w:r>
              <w:rPr/>
              <w:t>0.16</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0.277</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0.582</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3" w:type="dxa"/>
            <w:tcBorders/>
            <w:shd w:fill="auto" w:val="clear"/>
          </w:tcPr>
          <w:p>
            <w:pPr>
              <w:pStyle w:val="Compact"/>
              <w:spacing w:before="36" w:after="36"/>
              <w:jc w:val="right"/>
              <w:rPr/>
            </w:pPr>
            <w:r>
              <w:rPr/>
              <w:t>-2.91</w:t>
            </w:r>
          </w:p>
        </w:tc>
        <w:tc>
          <w:tcPr>
            <w:tcW w:w="664" w:type="dxa"/>
            <w:tcBorders/>
            <w:shd w:fill="auto" w:val="clear"/>
          </w:tcPr>
          <w:p>
            <w:pPr>
              <w:pStyle w:val="Compact"/>
              <w:spacing w:before="36" w:after="36"/>
              <w:jc w:val="right"/>
              <w:rPr/>
            </w:pPr>
            <w:r>
              <w:rPr/>
              <w:t>0.16</w:t>
            </w:r>
          </w:p>
        </w:tc>
        <w:tc>
          <w:tcPr>
            <w:tcW w:w="878" w:type="dxa"/>
            <w:tcBorders/>
            <w:shd w:fill="auto" w:val="clear"/>
          </w:tcPr>
          <w:p>
            <w:pPr>
              <w:pStyle w:val="Compact"/>
              <w:spacing w:before="36" w:after="36"/>
              <w:jc w:val="right"/>
              <w:rPr/>
            </w:pPr>
            <w:r>
              <w:rPr/>
              <w:t>-17.77</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Road margin</w:t>
            </w:r>
          </w:p>
        </w:tc>
        <w:tc>
          <w:tcPr>
            <w:tcW w:w="743" w:type="dxa"/>
            <w:tcBorders/>
            <w:shd w:fill="auto" w:val="clear"/>
          </w:tcPr>
          <w:p>
            <w:pPr>
              <w:pStyle w:val="Compact"/>
              <w:spacing w:before="36" w:after="36"/>
              <w:jc w:val="right"/>
              <w:rPr/>
            </w:pPr>
            <w:r>
              <w:rPr/>
              <w:t>-0.42</w:t>
            </w:r>
          </w:p>
        </w:tc>
        <w:tc>
          <w:tcPr>
            <w:tcW w:w="664" w:type="dxa"/>
            <w:tcBorders/>
            <w:shd w:fill="auto" w:val="clear"/>
          </w:tcPr>
          <w:p>
            <w:pPr>
              <w:pStyle w:val="Compact"/>
              <w:spacing w:before="36" w:after="36"/>
              <w:jc w:val="right"/>
              <w:rPr/>
            </w:pPr>
            <w:r>
              <w:rPr/>
              <w:t>0.11</w:t>
            </w:r>
          </w:p>
        </w:tc>
        <w:tc>
          <w:tcPr>
            <w:tcW w:w="878" w:type="dxa"/>
            <w:tcBorders/>
            <w:shd w:fill="auto" w:val="clear"/>
          </w:tcPr>
          <w:p>
            <w:pPr>
              <w:pStyle w:val="Compact"/>
              <w:spacing w:before="36" w:after="36"/>
              <w:jc w:val="right"/>
              <w:rPr/>
            </w:pPr>
            <w:r>
              <w:rPr/>
              <w:t>-3.88</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Grassland</w:t>
            </w:r>
          </w:p>
        </w:tc>
        <w:tc>
          <w:tcPr>
            <w:tcW w:w="743" w:type="dxa"/>
            <w:tcBorders/>
            <w:shd w:fill="auto" w:val="clear"/>
          </w:tcPr>
          <w:p>
            <w:pPr>
              <w:pStyle w:val="Compact"/>
              <w:spacing w:before="36" w:after="36"/>
              <w:jc w:val="right"/>
              <w:rPr/>
            </w:pPr>
            <w:r>
              <w:rPr/>
              <w:t>-0.94</w:t>
            </w:r>
          </w:p>
        </w:tc>
        <w:tc>
          <w:tcPr>
            <w:tcW w:w="664" w:type="dxa"/>
            <w:tcBorders/>
            <w:shd w:fill="auto" w:val="clear"/>
          </w:tcPr>
          <w:p>
            <w:pPr>
              <w:pStyle w:val="Compact"/>
              <w:spacing w:before="36" w:after="36"/>
              <w:jc w:val="right"/>
              <w:rPr/>
            </w:pPr>
            <w:r>
              <w:rPr/>
              <w:t>0.23</w:t>
            </w:r>
          </w:p>
        </w:tc>
        <w:tc>
          <w:tcPr>
            <w:tcW w:w="878" w:type="dxa"/>
            <w:tcBorders/>
            <w:shd w:fill="auto" w:val="clear"/>
          </w:tcPr>
          <w:p>
            <w:pPr>
              <w:pStyle w:val="Compact"/>
              <w:spacing w:before="36" w:after="36"/>
              <w:jc w:val="right"/>
              <w:rPr/>
            </w:pPr>
            <w:r>
              <w:rPr/>
              <w:t>-4.02</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Field edge</w:t>
            </w:r>
          </w:p>
        </w:tc>
        <w:tc>
          <w:tcPr>
            <w:tcW w:w="743" w:type="dxa"/>
            <w:tcBorders/>
            <w:shd w:fill="auto" w:val="clear"/>
          </w:tcPr>
          <w:p>
            <w:pPr>
              <w:pStyle w:val="Compact"/>
              <w:spacing w:before="36" w:after="36"/>
              <w:jc w:val="right"/>
              <w:rPr/>
            </w:pPr>
            <w:r>
              <w:rPr/>
              <w:t>-0.24</w:t>
            </w:r>
          </w:p>
        </w:tc>
        <w:tc>
          <w:tcPr>
            <w:tcW w:w="664" w:type="dxa"/>
            <w:tcBorders/>
            <w:shd w:fill="auto" w:val="clear"/>
          </w:tcPr>
          <w:p>
            <w:pPr>
              <w:pStyle w:val="Compact"/>
              <w:spacing w:before="36" w:after="36"/>
              <w:jc w:val="right"/>
              <w:rPr/>
            </w:pPr>
            <w:r>
              <w:rPr/>
              <w:t>0.33</w:t>
            </w:r>
          </w:p>
        </w:tc>
        <w:tc>
          <w:tcPr>
            <w:tcW w:w="878" w:type="dxa"/>
            <w:tcBorders/>
            <w:shd w:fill="auto" w:val="clear"/>
          </w:tcPr>
          <w:p>
            <w:pPr>
              <w:pStyle w:val="Compact"/>
              <w:spacing w:before="36" w:after="36"/>
              <w:jc w:val="right"/>
              <w:rPr/>
            </w:pPr>
            <w:r>
              <w:rPr/>
              <w:t>-0.71</w:t>
            </w:r>
          </w:p>
        </w:tc>
        <w:tc>
          <w:tcPr>
            <w:tcW w:w="983" w:type="dxa"/>
            <w:tcBorders/>
            <w:shd w:fill="auto" w:val="clear"/>
          </w:tcPr>
          <w:p>
            <w:pPr>
              <w:pStyle w:val="Compact"/>
              <w:spacing w:before="36" w:after="36"/>
              <w:rPr/>
            </w:pPr>
            <w:r>
              <w:rPr/>
              <w:t>0.477</w:t>
            </w:r>
          </w:p>
        </w:tc>
      </w:tr>
      <w:tr>
        <w:trPr/>
        <w:tc>
          <w:tcPr>
            <w:tcW w:w="1586" w:type="dxa"/>
            <w:tcBorders/>
            <w:shd w:fill="auto" w:val="clear"/>
          </w:tcPr>
          <w:p>
            <w:pPr>
              <w:pStyle w:val="Compact"/>
              <w:spacing w:before="36" w:after="36"/>
              <w:jc w:val="right"/>
              <w:rPr/>
            </w:pPr>
            <w:r>
              <w:rPr/>
              <w:t>Wetland</w:t>
            </w:r>
          </w:p>
        </w:tc>
        <w:tc>
          <w:tcPr>
            <w:tcW w:w="743" w:type="dxa"/>
            <w:tcBorders/>
            <w:shd w:fill="auto" w:val="clear"/>
          </w:tcPr>
          <w:p>
            <w:pPr>
              <w:pStyle w:val="Compact"/>
              <w:spacing w:before="36" w:after="36"/>
              <w:jc w:val="right"/>
              <w:rPr/>
            </w:pPr>
            <w:r>
              <w:rPr/>
              <w:t>-0.49</w:t>
            </w:r>
          </w:p>
        </w:tc>
        <w:tc>
          <w:tcPr>
            <w:tcW w:w="664" w:type="dxa"/>
            <w:tcBorders/>
            <w:shd w:fill="auto" w:val="clear"/>
          </w:tcPr>
          <w:p>
            <w:pPr>
              <w:pStyle w:val="Compact"/>
              <w:spacing w:before="36" w:after="36"/>
              <w:jc w:val="right"/>
              <w:rPr/>
            </w:pPr>
            <w:r>
              <w:rPr/>
              <w:t>0.23</w:t>
            </w:r>
          </w:p>
        </w:tc>
        <w:tc>
          <w:tcPr>
            <w:tcW w:w="878" w:type="dxa"/>
            <w:tcBorders/>
            <w:shd w:fill="auto" w:val="clear"/>
          </w:tcPr>
          <w:p>
            <w:pPr>
              <w:pStyle w:val="Compact"/>
              <w:spacing w:before="36" w:after="36"/>
              <w:jc w:val="right"/>
              <w:rPr/>
            </w:pPr>
            <w:r>
              <w:rPr/>
              <w:t>-2.12</w:t>
            </w:r>
          </w:p>
        </w:tc>
        <w:tc>
          <w:tcPr>
            <w:tcW w:w="983" w:type="dxa"/>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5.59</w:t>
            </w:r>
          </w:p>
        </w:tc>
        <w:tc>
          <w:tcPr>
            <w:tcW w:w="930" w:type="dxa"/>
            <w:tcBorders/>
            <w:shd w:fill="auto" w:val="clear"/>
          </w:tcPr>
          <w:p>
            <w:pPr>
              <w:pStyle w:val="Compact"/>
              <w:spacing w:before="36" w:after="36"/>
              <w:rPr/>
            </w:pPr>
            <w:r>
              <w:rPr/>
              <w:t>120.42</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0.958</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0.966</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0.94</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0.616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0.927</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0.645</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0.75</w:t>
            </w:r>
          </w:p>
        </w:tc>
        <w:tc>
          <w:tcPr>
            <w:tcW w:w="930" w:type="dxa"/>
            <w:tcBorders/>
            <w:shd w:fill="auto" w:val="clear"/>
          </w:tcPr>
          <w:p>
            <w:pPr>
              <w:pStyle w:val="Compact"/>
              <w:spacing w:before="36" w:after="36"/>
              <w:rPr/>
            </w:pPr>
            <w:r>
              <w:rPr/>
              <w:t>2.18</w:t>
            </w:r>
          </w:p>
        </w:tc>
        <w:tc>
          <w:tcPr>
            <w:tcW w:w="983" w:type="dxa"/>
            <w:tcBorders/>
            <w:shd w:fill="auto" w:val="clear"/>
          </w:tcPr>
          <w:p>
            <w:pPr>
              <w:pStyle w:val="Compact"/>
              <w:spacing w:before="36" w:after="36"/>
              <w:rPr/>
            </w:pPr>
            <w:r>
              <w:rPr/>
              <w:t>0.077</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1.76</w:t>
            </w:r>
          </w:p>
        </w:tc>
        <w:tc>
          <w:tcPr>
            <w:tcW w:w="930" w:type="dxa"/>
            <w:tcBorders/>
            <w:shd w:fill="auto" w:val="clear"/>
          </w:tcPr>
          <w:p>
            <w:pPr>
              <w:pStyle w:val="Compact"/>
              <w:spacing w:before="36" w:after="36"/>
              <w:rPr/>
            </w:pPr>
            <w:r>
              <w:rPr/>
              <w:t>14.9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0.46</w:t>
            </w:r>
          </w:p>
        </w:tc>
        <w:tc>
          <w:tcPr>
            <w:tcW w:w="930" w:type="dxa"/>
            <w:tcBorders/>
            <w:shd w:fill="auto" w:val="clear"/>
          </w:tcPr>
          <w:p>
            <w:pPr>
              <w:pStyle w:val="Compact"/>
              <w:spacing w:before="36" w:after="36"/>
              <w:rPr/>
            </w:pPr>
            <w:r>
              <w:rPr/>
              <w:t>0.66</w:t>
            </w:r>
          </w:p>
        </w:tc>
        <w:tc>
          <w:tcPr>
            <w:tcW w:w="983" w:type="dxa"/>
            <w:tcBorders/>
            <w:shd w:fill="auto" w:val="clear"/>
          </w:tcPr>
          <w:p>
            <w:pPr>
              <w:pStyle w:val="Compact"/>
              <w:spacing w:before="36" w:after="36"/>
              <w:rPr/>
            </w:pPr>
            <w:r>
              <w:rPr/>
              <w:t>0.202</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0.799</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0.01</w:t>
            </w:r>
          </w:p>
        </w:tc>
        <w:tc>
          <w:tcPr>
            <w:tcW w:w="930" w:type="dxa"/>
            <w:tcBorders/>
            <w:shd w:fill="auto" w:val="clear"/>
          </w:tcPr>
          <w:p>
            <w:pPr>
              <w:pStyle w:val="Compact"/>
              <w:spacing w:before="36" w:after="36"/>
              <w:rPr/>
            </w:pPr>
            <w:r>
              <w:rPr/>
              <w:t>0.01</w:t>
            </w:r>
          </w:p>
        </w:tc>
        <w:tc>
          <w:tcPr>
            <w:tcW w:w="983" w:type="dxa"/>
            <w:tcBorders/>
            <w:shd w:fill="auto" w:val="clear"/>
          </w:tcPr>
          <w:p>
            <w:pPr>
              <w:pStyle w:val="Compact"/>
              <w:spacing w:before="36" w:after="36"/>
              <w:rPr/>
            </w:pPr>
            <w:r>
              <w:rPr/>
              <w:t>0.098</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1.61</w:t>
            </w:r>
          </w:p>
        </w:tc>
        <w:tc>
          <w:tcPr>
            <w:tcW w:w="930" w:type="dxa"/>
            <w:tcBorders/>
            <w:shd w:fill="auto" w:val="clear"/>
          </w:tcPr>
          <w:p>
            <w:pPr>
              <w:pStyle w:val="Compact"/>
              <w:spacing w:before="36" w:after="36"/>
              <w:rPr/>
            </w:pPr>
            <w:r>
              <w:rPr/>
              <w:t>7.74</w:t>
            </w:r>
          </w:p>
        </w:tc>
        <w:tc>
          <w:tcPr>
            <w:tcW w:w="983" w:type="dxa"/>
            <w:tcBorders/>
            <w:shd w:fill="auto" w:val="clear"/>
          </w:tcPr>
          <w:p>
            <w:pPr>
              <w:pStyle w:val="Compact"/>
              <w:spacing w:before="36" w:after="36"/>
              <w:rPr/>
            </w:pPr>
            <w:r>
              <w:rPr>
                <w:b/>
              </w:rPr>
              <w:t>0.005</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0.56</w:t>
            </w:r>
          </w:p>
        </w:tc>
        <w:tc>
          <w:tcPr>
            <w:tcW w:w="930" w:type="dxa"/>
            <w:tcBorders/>
            <w:shd w:fill="auto" w:val="clear"/>
          </w:tcPr>
          <w:p>
            <w:pPr>
              <w:pStyle w:val="Compact"/>
              <w:spacing w:before="36" w:after="36"/>
              <w:rPr/>
            </w:pPr>
            <w:r>
              <w:rPr/>
              <w:t>0.98</w:t>
            </w:r>
          </w:p>
        </w:tc>
        <w:tc>
          <w:tcPr>
            <w:tcW w:w="983" w:type="dxa"/>
            <w:tcBorders/>
            <w:shd w:fill="auto" w:val="clear"/>
          </w:tcPr>
          <w:p>
            <w:pPr>
              <w:pStyle w:val="Compact"/>
              <w:spacing w:before="36" w:after="36"/>
              <w:rPr/>
            </w:pPr>
            <w:r>
              <w:rPr/>
              <w:t>0.153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0.693</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0.921</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0.725</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0.7</w:t>
            </w:r>
          </w:p>
        </w:tc>
        <w:tc>
          <w:tcPr>
            <w:tcW w:w="930" w:type="dxa"/>
            <w:tcBorders/>
            <w:shd w:fill="auto" w:val="clear"/>
          </w:tcPr>
          <w:p>
            <w:pPr>
              <w:pStyle w:val="Compact"/>
              <w:spacing w:before="36" w:after="36"/>
              <w:rPr/>
            </w:pPr>
            <w:r>
              <w:rPr/>
              <w:t>1.03</w:t>
            </w:r>
          </w:p>
        </w:tc>
        <w:tc>
          <w:tcPr>
            <w:tcW w:w="983" w:type="dxa"/>
            <w:tcBorders/>
            <w:shd w:fill="auto" w:val="clear"/>
          </w:tcPr>
          <w:p>
            <w:pPr>
              <w:pStyle w:val="Compact"/>
              <w:spacing w:before="36" w:after="36"/>
              <w:rPr/>
            </w:pPr>
            <w:r>
              <w:rPr/>
              <w:t>0.224</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3" w:type="dxa"/>
            <w:tcBorders/>
            <w:shd w:fill="auto" w:val="clear"/>
          </w:tcPr>
          <w:p>
            <w:pPr>
              <w:pStyle w:val="Compact"/>
              <w:spacing w:before="36" w:after="36"/>
              <w:jc w:val="right"/>
              <w:rPr/>
            </w:pPr>
            <w:r>
              <w:rPr/>
              <w:t>-6.24</w:t>
            </w:r>
          </w:p>
        </w:tc>
        <w:tc>
          <w:tcPr>
            <w:tcW w:w="664" w:type="dxa"/>
            <w:tcBorders/>
            <w:shd w:fill="auto" w:val="clear"/>
          </w:tcPr>
          <w:p>
            <w:pPr>
              <w:pStyle w:val="Compact"/>
              <w:spacing w:before="36" w:after="36"/>
              <w:jc w:val="right"/>
              <w:rPr/>
            </w:pPr>
            <w:r>
              <w:rPr/>
              <w:t>0.40</w:t>
            </w:r>
          </w:p>
        </w:tc>
        <w:tc>
          <w:tcPr>
            <w:tcW w:w="878" w:type="dxa"/>
            <w:tcBorders/>
            <w:shd w:fill="auto" w:val="clear"/>
          </w:tcPr>
          <w:p>
            <w:pPr>
              <w:pStyle w:val="Compact"/>
              <w:spacing w:before="36" w:after="36"/>
              <w:jc w:val="right"/>
              <w:rPr/>
            </w:pPr>
            <w:r>
              <w:rPr/>
              <w:t>-15.76</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Road margin</w:t>
            </w:r>
          </w:p>
        </w:tc>
        <w:tc>
          <w:tcPr>
            <w:tcW w:w="743" w:type="dxa"/>
            <w:tcBorders/>
            <w:shd w:fill="auto" w:val="clear"/>
          </w:tcPr>
          <w:p>
            <w:pPr>
              <w:pStyle w:val="Compact"/>
              <w:spacing w:before="36" w:after="36"/>
              <w:jc w:val="right"/>
              <w:rPr/>
            </w:pPr>
            <w:r>
              <w:rPr/>
              <w:t>-2.45</w:t>
            </w:r>
          </w:p>
        </w:tc>
        <w:tc>
          <w:tcPr>
            <w:tcW w:w="664" w:type="dxa"/>
            <w:tcBorders/>
            <w:shd w:fill="auto" w:val="clear"/>
          </w:tcPr>
          <w:p>
            <w:pPr>
              <w:pStyle w:val="Compact"/>
              <w:spacing w:before="36" w:after="36"/>
              <w:jc w:val="right"/>
              <w:rPr/>
            </w:pPr>
            <w:r>
              <w:rPr/>
              <w:t>0.24</w:t>
            </w:r>
          </w:p>
        </w:tc>
        <w:tc>
          <w:tcPr>
            <w:tcW w:w="878" w:type="dxa"/>
            <w:tcBorders/>
            <w:shd w:fill="auto" w:val="clear"/>
          </w:tcPr>
          <w:p>
            <w:pPr>
              <w:pStyle w:val="Compact"/>
              <w:spacing w:before="36" w:after="36"/>
              <w:jc w:val="right"/>
              <w:rPr/>
            </w:pPr>
            <w:r>
              <w:rPr/>
              <w:t>-10.22</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Grassland</w:t>
            </w:r>
          </w:p>
        </w:tc>
        <w:tc>
          <w:tcPr>
            <w:tcW w:w="743" w:type="dxa"/>
            <w:tcBorders/>
            <w:shd w:fill="auto" w:val="clear"/>
          </w:tcPr>
          <w:p>
            <w:pPr>
              <w:pStyle w:val="Compact"/>
              <w:spacing w:before="36" w:after="36"/>
              <w:jc w:val="right"/>
              <w:rPr/>
            </w:pPr>
            <w:r>
              <w:rPr/>
              <w:t>-1.83</w:t>
            </w:r>
          </w:p>
        </w:tc>
        <w:tc>
          <w:tcPr>
            <w:tcW w:w="664" w:type="dxa"/>
            <w:tcBorders/>
            <w:shd w:fill="auto" w:val="clear"/>
          </w:tcPr>
          <w:p>
            <w:pPr>
              <w:pStyle w:val="Compact"/>
              <w:spacing w:before="36" w:after="36"/>
              <w:jc w:val="right"/>
              <w:rPr/>
            </w:pPr>
            <w:r>
              <w:rPr/>
              <w:t>0.58</w:t>
            </w:r>
          </w:p>
        </w:tc>
        <w:tc>
          <w:tcPr>
            <w:tcW w:w="878" w:type="dxa"/>
            <w:tcBorders/>
            <w:shd w:fill="auto" w:val="clear"/>
          </w:tcPr>
          <w:p>
            <w:pPr>
              <w:pStyle w:val="Compact"/>
              <w:spacing w:before="36" w:after="36"/>
              <w:jc w:val="right"/>
              <w:rPr/>
            </w:pPr>
            <w:r>
              <w:rPr/>
              <w:t>-3.18</w:t>
            </w:r>
          </w:p>
        </w:tc>
        <w:tc>
          <w:tcPr>
            <w:tcW w:w="983" w:type="dxa"/>
            <w:tcBorders/>
            <w:shd w:fill="auto" w:val="clear"/>
          </w:tcPr>
          <w:p>
            <w:pPr>
              <w:pStyle w:val="Compact"/>
              <w:spacing w:before="36" w:after="36"/>
              <w:rPr/>
            </w:pPr>
            <w:r>
              <w:rPr>
                <w:b/>
              </w:rPr>
              <w:t>0.001</w:t>
            </w:r>
          </w:p>
        </w:tc>
      </w:tr>
      <w:tr>
        <w:trPr/>
        <w:tc>
          <w:tcPr>
            <w:tcW w:w="1586" w:type="dxa"/>
            <w:tcBorders/>
            <w:shd w:fill="auto" w:val="clear"/>
          </w:tcPr>
          <w:p>
            <w:pPr>
              <w:pStyle w:val="Compact"/>
              <w:spacing w:before="36" w:after="36"/>
              <w:jc w:val="right"/>
              <w:rPr/>
            </w:pPr>
            <w:r>
              <w:rPr/>
              <w:t>Field edge</w:t>
            </w:r>
          </w:p>
        </w:tc>
        <w:tc>
          <w:tcPr>
            <w:tcW w:w="743" w:type="dxa"/>
            <w:tcBorders/>
            <w:shd w:fill="auto" w:val="clear"/>
          </w:tcPr>
          <w:p>
            <w:pPr>
              <w:pStyle w:val="Compact"/>
              <w:spacing w:before="36" w:after="36"/>
              <w:jc w:val="right"/>
              <w:rPr/>
            </w:pPr>
            <w:r>
              <w:rPr/>
              <w:t>-3.30</w:t>
            </w:r>
          </w:p>
        </w:tc>
        <w:tc>
          <w:tcPr>
            <w:tcW w:w="664" w:type="dxa"/>
            <w:tcBorders/>
            <w:shd w:fill="auto" w:val="clear"/>
          </w:tcPr>
          <w:p>
            <w:pPr>
              <w:pStyle w:val="Compact"/>
              <w:spacing w:before="36" w:after="36"/>
              <w:jc w:val="right"/>
              <w:rPr/>
            </w:pPr>
            <w:r>
              <w:rPr/>
              <w:t>0.58</w:t>
            </w:r>
          </w:p>
        </w:tc>
        <w:tc>
          <w:tcPr>
            <w:tcW w:w="878" w:type="dxa"/>
            <w:tcBorders/>
            <w:shd w:fill="auto" w:val="clear"/>
          </w:tcPr>
          <w:p>
            <w:pPr>
              <w:pStyle w:val="Compact"/>
              <w:spacing w:before="36" w:after="36"/>
              <w:jc w:val="right"/>
              <w:rPr/>
            </w:pPr>
            <w:r>
              <w:rPr/>
              <w:t>-5.67</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Wetland</w:t>
            </w:r>
          </w:p>
        </w:tc>
        <w:tc>
          <w:tcPr>
            <w:tcW w:w="743" w:type="dxa"/>
            <w:tcBorders/>
            <w:shd w:fill="auto" w:val="clear"/>
          </w:tcPr>
          <w:p>
            <w:pPr>
              <w:pStyle w:val="Compact"/>
              <w:spacing w:before="36" w:after="36"/>
              <w:jc w:val="right"/>
              <w:rPr/>
            </w:pPr>
            <w:r>
              <w:rPr/>
              <w:t>-2.57</w:t>
            </w:r>
          </w:p>
        </w:tc>
        <w:tc>
          <w:tcPr>
            <w:tcW w:w="664" w:type="dxa"/>
            <w:tcBorders/>
            <w:shd w:fill="auto" w:val="clear"/>
          </w:tcPr>
          <w:p>
            <w:pPr>
              <w:pStyle w:val="Compact"/>
              <w:spacing w:before="36" w:after="36"/>
              <w:jc w:val="right"/>
              <w:rPr/>
            </w:pPr>
            <w:r>
              <w:rPr/>
              <w:t>0.40</w:t>
            </w:r>
          </w:p>
        </w:tc>
        <w:tc>
          <w:tcPr>
            <w:tcW w:w="878" w:type="dxa"/>
            <w:tcBorders/>
            <w:shd w:fill="auto" w:val="clear"/>
          </w:tcPr>
          <w:p>
            <w:pPr>
              <w:pStyle w:val="Compact"/>
              <w:spacing w:before="36" w:after="36"/>
              <w:jc w:val="right"/>
              <w:rPr/>
            </w:pPr>
            <w:r>
              <w:rPr/>
              <w:t>-6.44</w:t>
            </w:r>
          </w:p>
        </w:tc>
        <w:tc>
          <w:tcPr>
            <w:tcW w:w="983" w:type="dxa"/>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0.05</w:t>
            </w:r>
          </w:p>
        </w:tc>
        <w:tc>
          <w:tcPr>
            <w:tcW w:w="797" w:type="dxa"/>
            <w:tcBorders/>
            <w:shd w:fill="auto" w:val="clear"/>
          </w:tcPr>
          <w:p>
            <w:pPr>
              <w:pStyle w:val="Compact"/>
              <w:spacing w:before="36" w:after="36"/>
              <w:rPr/>
            </w:pPr>
            <w:r>
              <w:rPr/>
              <w:t>0.04</w:t>
            </w:r>
          </w:p>
        </w:tc>
        <w:tc>
          <w:tcPr>
            <w:tcW w:w="983" w:type="dxa"/>
            <w:tcBorders/>
            <w:shd w:fill="auto" w:val="clear"/>
          </w:tcPr>
          <w:p>
            <w:pPr>
              <w:pStyle w:val="Compact"/>
              <w:spacing w:before="36" w:after="36"/>
              <w:rPr/>
            </w:pPr>
            <w:r>
              <w:rPr/>
              <w:t>0.349</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1.96</w:t>
            </w:r>
          </w:p>
        </w:tc>
        <w:tc>
          <w:tcPr>
            <w:tcW w:w="797" w:type="dxa"/>
            <w:tcBorders/>
            <w:shd w:fill="auto" w:val="clear"/>
          </w:tcPr>
          <w:p>
            <w:pPr>
              <w:pStyle w:val="Compact"/>
              <w:spacing w:before="36" w:after="36"/>
              <w:rPr/>
            </w:pPr>
            <w:r>
              <w:rPr/>
              <w:t>50.7</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1.87</w:t>
            </w:r>
          </w:p>
        </w:tc>
        <w:tc>
          <w:tcPr>
            <w:tcW w:w="797" w:type="dxa"/>
            <w:tcBorders/>
            <w:shd w:fill="auto" w:val="clear"/>
          </w:tcPr>
          <w:p>
            <w:pPr>
              <w:pStyle w:val="Compact"/>
              <w:spacing w:before="36" w:after="36"/>
              <w:rPr/>
            </w:pPr>
            <w:r>
              <w:rPr/>
              <w:t>14.39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0.944</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0.976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0.341</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0.627</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2.22</w:t>
            </w:r>
          </w:p>
        </w:tc>
        <w:tc>
          <w:tcPr>
            <w:tcW w:w="797" w:type="dxa"/>
            <w:tcBorders/>
            <w:shd w:fill="auto" w:val="clear"/>
          </w:tcPr>
          <w:p>
            <w:pPr>
              <w:pStyle w:val="Compact"/>
              <w:spacing w:before="36" w:after="36"/>
              <w:rPr/>
            </w:pPr>
            <w:r>
              <w:rPr/>
              <w:t>21.63</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0.936</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0.835</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1.6</w:t>
            </w:r>
          </w:p>
        </w:tc>
        <w:tc>
          <w:tcPr>
            <w:tcW w:w="797" w:type="dxa"/>
            <w:tcBorders/>
            <w:shd w:fill="auto" w:val="clear"/>
          </w:tcPr>
          <w:p>
            <w:pPr>
              <w:pStyle w:val="Compact"/>
              <w:spacing w:before="36" w:after="36"/>
              <w:rPr/>
            </w:pPr>
            <w:r>
              <w:rPr/>
              <w:t>2.96</w:t>
            </w:r>
          </w:p>
        </w:tc>
        <w:tc>
          <w:tcPr>
            <w:tcW w:w="983" w:type="dxa"/>
            <w:tcBorders/>
            <w:shd w:fill="auto" w:val="clear"/>
          </w:tcPr>
          <w:p>
            <w:pPr>
              <w:pStyle w:val="Compact"/>
              <w:spacing w:before="36" w:after="36"/>
              <w:rPr/>
            </w:pPr>
            <w:r>
              <w:rPr/>
              <w:t>0.109</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0.646</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0.95</w:t>
            </w:r>
          </w:p>
        </w:tc>
        <w:tc>
          <w:tcPr>
            <w:tcW w:w="797" w:type="dxa"/>
            <w:tcBorders/>
            <w:shd w:fill="auto" w:val="clear"/>
          </w:tcPr>
          <w:p>
            <w:pPr>
              <w:pStyle w:val="Compact"/>
              <w:spacing w:before="36" w:after="36"/>
              <w:rPr/>
            </w:pPr>
            <w:r>
              <w:rPr/>
              <w:t>2.23</w:t>
            </w:r>
          </w:p>
        </w:tc>
        <w:tc>
          <w:tcPr>
            <w:tcW w:w="983" w:type="dxa"/>
            <w:tcBorders/>
            <w:shd w:fill="auto" w:val="clear"/>
          </w:tcPr>
          <w:p>
            <w:pPr>
              <w:pStyle w:val="Compact"/>
              <w:spacing w:before="36" w:after="36"/>
              <w:rPr/>
            </w:pPr>
            <w:r>
              <w:rPr/>
              <w:t>0.085</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0.414</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1.48</w:t>
            </w:r>
          </w:p>
        </w:tc>
        <w:tc>
          <w:tcPr>
            <w:tcW w:w="797" w:type="dxa"/>
            <w:tcBorders/>
            <w:shd w:fill="auto" w:val="clear"/>
          </w:tcPr>
          <w:p>
            <w:pPr>
              <w:pStyle w:val="Compact"/>
              <w:spacing w:before="36" w:after="36"/>
              <w:rPr/>
            </w:pPr>
            <w:r>
              <w:rPr/>
              <w:t>3.94</w:t>
            </w:r>
          </w:p>
        </w:tc>
        <w:tc>
          <w:tcPr>
            <w:tcW w:w="983" w:type="dxa"/>
            <w:tcBorders/>
            <w:shd w:fill="auto" w:val="clear"/>
          </w:tcPr>
          <w:p>
            <w:pPr>
              <w:pStyle w:val="Compact"/>
              <w:spacing w:before="36" w:after="36"/>
              <w:rPr/>
            </w:pPr>
            <w:r>
              <w:rPr>
                <w:b/>
              </w:rPr>
              <w:t>0.039</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0.4</w:t>
            </w:r>
          </w:p>
        </w:tc>
        <w:tc>
          <w:tcPr>
            <w:tcW w:w="797" w:type="dxa"/>
            <w:tcBorders/>
            <w:shd w:fill="auto" w:val="clear"/>
          </w:tcPr>
          <w:p>
            <w:pPr>
              <w:pStyle w:val="Compact"/>
              <w:spacing w:before="36" w:after="36"/>
              <w:rPr/>
            </w:pPr>
            <w:r>
              <w:rPr/>
              <w:t>0.5</w:t>
            </w:r>
          </w:p>
        </w:tc>
        <w:tc>
          <w:tcPr>
            <w:tcW w:w="983" w:type="dxa"/>
            <w:tcBorders/>
            <w:shd w:fill="auto" w:val="clear"/>
          </w:tcPr>
          <w:p>
            <w:pPr>
              <w:pStyle w:val="Compact"/>
              <w:spacing w:before="36" w:after="36"/>
              <w:rPr/>
            </w:pPr>
            <w:r>
              <w:rPr/>
              <w:t>0.221</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0.984</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0.846</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0.63</w:t>
            </w:r>
          </w:p>
        </w:tc>
        <w:tc>
          <w:tcPr>
            <w:tcW w:w="797" w:type="dxa"/>
            <w:tcBorders/>
            <w:shd w:fill="auto" w:val="clear"/>
          </w:tcPr>
          <w:p>
            <w:pPr>
              <w:pStyle w:val="Compact"/>
              <w:spacing w:before="36" w:after="36"/>
              <w:rPr/>
            </w:pPr>
            <w:r>
              <w:rPr/>
              <w:t>0.8</w:t>
            </w:r>
          </w:p>
        </w:tc>
        <w:tc>
          <w:tcPr>
            <w:tcW w:w="983" w:type="dxa"/>
            <w:tcBorders/>
            <w:shd w:fill="auto" w:val="clear"/>
          </w:tcPr>
          <w:p>
            <w:pPr>
              <w:pStyle w:val="Compact"/>
              <w:spacing w:before="36" w:after="36"/>
              <w:rPr/>
            </w:pPr>
            <w:r>
              <w:rPr/>
              <w:t>0.252</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3.15</w:t>
            </w:r>
          </w:p>
        </w:tc>
        <w:tc>
          <w:tcPr>
            <w:tcW w:w="797" w:type="dxa"/>
            <w:tcBorders/>
            <w:shd w:fill="auto" w:val="clear"/>
          </w:tcPr>
          <w:p>
            <w:pPr>
              <w:pStyle w:val="Compact"/>
              <w:spacing w:before="36" w:after="36"/>
              <w:rPr/>
            </w:pPr>
            <w:r>
              <w:rPr/>
              <w:t>20.23</w:t>
            </w:r>
          </w:p>
        </w:tc>
        <w:tc>
          <w:tcPr>
            <w:tcW w:w="983" w:type="dxa"/>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4"/>
        <w:gridCol w:w="665"/>
        <w:gridCol w:w="665"/>
        <w:gridCol w:w="664"/>
        <w:gridCol w:w="983"/>
      </w:tblGrid>
      <w:tr>
        <w:trPr/>
        <w:tc>
          <w:tcPr>
            <w:tcW w:w="1584"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4" w:type="dxa"/>
            <w:tcBorders/>
            <w:shd w:fill="auto" w:val="clear"/>
          </w:tcPr>
          <w:p>
            <w:pPr>
              <w:pStyle w:val="Compact"/>
              <w:spacing w:before="36" w:after="36"/>
              <w:jc w:val="right"/>
              <w:rPr/>
            </w:pPr>
            <w:r>
              <w:rPr/>
              <w:t>Canola</w:t>
            </w:r>
          </w:p>
        </w:tc>
        <w:tc>
          <w:tcPr>
            <w:tcW w:w="665" w:type="dxa"/>
            <w:tcBorders/>
            <w:shd w:fill="auto" w:val="clear"/>
          </w:tcPr>
          <w:p>
            <w:pPr>
              <w:pStyle w:val="Compact"/>
              <w:spacing w:before="36" w:after="36"/>
              <w:jc w:val="right"/>
              <w:rPr/>
            </w:pPr>
            <w:r>
              <w:rPr/>
              <w:t>0.64</w:t>
            </w:r>
          </w:p>
        </w:tc>
        <w:tc>
          <w:tcPr>
            <w:tcW w:w="665" w:type="dxa"/>
            <w:tcBorders/>
            <w:shd w:fill="auto" w:val="clear"/>
          </w:tcPr>
          <w:p>
            <w:pPr>
              <w:pStyle w:val="Compact"/>
              <w:spacing w:before="36" w:after="36"/>
              <w:jc w:val="right"/>
              <w:rPr/>
            </w:pPr>
            <w:r>
              <w:rPr/>
              <w:t>0.14</w:t>
            </w:r>
          </w:p>
        </w:tc>
        <w:tc>
          <w:tcPr>
            <w:tcW w:w="664" w:type="dxa"/>
            <w:tcBorders/>
            <w:shd w:fill="auto" w:val="clear"/>
          </w:tcPr>
          <w:p>
            <w:pPr>
              <w:pStyle w:val="Compact"/>
              <w:spacing w:before="36" w:after="36"/>
              <w:jc w:val="right"/>
              <w:rPr/>
            </w:pPr>
            <w:r>
              <w:rPr/>
              <w:t>4.49</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Road margin</w:t>
            </w:r>
          </w:p>
        </w:tc>
        <w:tc>
          <w:tcPr>
            <w:tcW w:w="665" w:type="dxa"/>
            <w:tcBorders/>
            <w:shd w:fill="auto" w:val="clear"/>
          </w:tcPr>
          <w:p>
            <w:pPr>
              <w:pStyle w:val="Compact"/>
              <w:spacing w:before="36" w:after="36"/>
              <w:jc w:val="right"/>
              <w:rPr/>
            </w:pPr>
            <w:r>
              <w:rPr/>
              <w:t>1.20</w:t>
            </w:r>
          </w:p>
        </w:tc>
        <w:tc>
          <w:tcPr>
            <w:tcW w:w="665" w:type="dxa"/>
            <w:tcBorders/>
            <w:shd w:fill="auto" w:val="clear"/>
          </w:tcPr>
          <w:p>
            <w:pPr>
              <w:pStyle w:val="Compact"/>
              <w:spacing w:before="36" w:after="36"/>
              <w:jc w:val="right"/>
              <w:rPr/>
            </w:pPr>
            <w:r>
              <w:rPr/>
              <w:t>0.14</w:t>
            </w:r>
          </w:p>
        </w:tc>
        <w:tc>
          <w:tcPr>
            <w:tcW w:w="664" w:type="dxa"/>
            <w:tcBorders/>
            <w:shd w:fill="auto" w:val="clear"/>
          </w:tcPr>
          <w:p>
            <w:pPr>
              <w:pStyle w:val="Compact"/>
              <w:spacing w:before="36" w:after="36"/>
              <w:jc w:val="right"/>
              <w:rPr/>
            </w:pPr>
            <w:r>
              <w:rPr/>
              <w:t>8.64</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Grassland</w:t>
            </w:r>
          </w:p>
        </w:tc>
        <w:tc>
          <w:tcPr>
            <w:tcW w:w="665" w:type="dxa"/>
            <w:tcBorders/>
            <w:shd w:fill="auto" w:val="clear"/>
          </w:tcPr>
          <w:p>
            <w:pPr>
              <w:pStyle w:val="Compact"/>
              <w:spacing w:before="36" w:after="36"/>
              <w:jc w:val="right"/>
              <w:rPr/>
            </w:pPr>
            <w:r>
              <w:rPr/>
              <w:t>0.69</w:t>
            </w:r>
          </w:p>
        </w:tc>
        <w:tc>
          <w:tcPr>
            <w:tcW w:w="665" w:type="dxa"/>
            <w:tcBorders/>
            <w:shd w:fill="auto" w:val="clear"/>
          </w:tcPr>
          <w:p>
            <w:pPr>
              <w:pStyle w:val="Compact"/>
              <w:spacing w:before="36" w:after="36"/>
              <w:jc w:val="right"/>
              <w:rPr/>
            </w:pPr>
            <w:r>
              <w:rPr/>
              <w:t>0.35</w:t>
            </w:r>
          </w:p>
        </w:tc>
        <w:tc>
          <w:tcPr>
            <w:tcW w:w="664" w:type="dxa"/>
            <w:tcBorders/>
            <w:shd w:fill="auto" w:val="clear"/>
          </w:tcPr>
          <w:p>
            <w:pPr>
              <w:pStyle w:val="Compact"/>
              <w:spacing w:before="36" w:after="36"/>
              <w:jc w:val="right"/>
              <w:rPr/>
            </w:pPr>
            <w:r>
              <w:rPr/>
              <w:t>1.95</w:t>
            </w:r>
          </w:p>
        </w:tc>
        <w:tc>
          <w:tcPr>
            <w:tcW w:w="983" w:type="dxa"/>
            <w:tcBorders/>
            <w:shd w:fill="auto" w:val="clear"/>
          </w:tcPr>
          <w:p>
            <w:pPr>
              <w:pStyle w:val="Compact"/>
              <w:spacing w:before="36" w:after="36"/>
              <w:rPr/>
            </w:pPr>
            <w:r>
              <w:rPr/>
              <w:t>0.051</w:t>
            </w:r>
          </w:p>
        </w:tc>
      </w:tr>
      <w:tr>
        <w:trPr/>
        <w:tc>
          <w:tcPr>
            <w:tcW w:w="1584" w:type="dxa"/>
            <w:tcBorders/>
            <w:shd w:fill="auto" w:val="clear"/>
          </w:tcPr>
          <w:p>
            <w:pPr>
              <w:pStyle w:val="Compact"/>
              <w:spacing w:before="36" w:after="36"/>
              <w:jc w:val="right"/>
              <w:rPr/>
            </w:pPr>
            <w:r>
              <w:rPr/>
              <w:t>Field edge</w:t>
            </w:r>
          </w:p>
        </w:tc>
        <w:tc>
          <w:tcPr>
            <w:tcW w:w="665" w:type="dxa"/>
            <w:tcBorders/>
            <w:shd w:fill="auto" w:val="clear"/>
          </w:tcPr>
          <w:p>
            <w:pPr>
              <w:pStyle w:val="Compact"/>
              <w:spacing w:before="36" w:after="36"/>
              <w:jc w:val="right"/>
              <w:rPr/>
            </w:pPr>
            <w:r>
              <w:rPr/>
              <w:t>1.68</w:t>
            </w:r>
          </w:p>
        </w:tc>
        <w:tc>
          <w:tcPr>
            <w:tcW w:w="665" w:type="dxa"/>
            <w:tcBorders/>
            <w:shd w:fill="auto" w:val="clear"/>
          </w:tcPr>
          <w:p>
            <w:pPr>
              <w:pStyle w:val="Compact"/>
              <w:spacing w:before="36" w:after="36"/>
              <w:jc w:val="right"/>
              <w:rPr/>
            </w:pPr>
            <w:r>
              <w:rPr/>
              <w:t>0.30</w:t>
            </w:r>
          </w:p>
        </w:tc>
        <w:tc>
          <w:tcPr>
            <w:tcW w:w="664" w:type="dxa"/>
            <w:tcBorders/>
            <w:shd w:fill="auto" w:val="clear"/>
          </w:tcPr>
          <w:p>
            <w:pPr>
              <w:pStyle w:val="Compact"/>
              <w:spacing w:before="36" w:after="36"/>
              <w:jc w:val="right"/>
              <w:rPr/>
            </w:pPr>
            <w:r>
              <w:rPr/>
              <w:t>5.52</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Wetland</w:t>
            </w:r>
          </w:p>
        </w:tc>
        <w:tc>
          <w:tcPr>
            <w:tcW w:w="665" w:type="dxa"/>
            <w:tcBorders/>
            <w:shd w:fill="auto" w:val="clear"/>
          </w:tcPr>
          <w:p>
            <w:pPr>
              <w:pStyle w:val="Compact"/>
              <w:spacing w:before="36" w:after="36"/>
              <w:jc w:val="right"/>
              <w:rPr/>
            </w:pPr>
            <w:r>
              <w:rPr/>
              <w:t>1.73</w:t>
            </w:r>
          </w:p>
        </w:tc>
        <w:tc>
          <w:tcPr>
            <w:tcW w:w="665" w:type="dxa"/>
            <w:tcBorders/>
            <w:shd w:fill="auto" w:val="clear"/>
          </w:tcPr>
          <w:p>
            <w:pPr>
              <w:pStyle w:val="Compact"/>
              <w:spacing w:before="36" w:after="36"/>
              <w:jc w:val="right"/>
              <w:rPr/>
            </w:pPr>
            <w:r>
              <w:rPr/>
              <w:t>0.25</w:t>
            </w:r>
          </w:p>
        </w:tc>
        <w:tc>
          <w:tcPr>
            <w:tcW w:w="664" w:type="dxa"/>
            <w:tcBorders/>
            <w:shd w:fill="auto" w:val="clear"/>
          </w:tcPr>
          <w:p>
            <w:pPr>
              <w:pStyle w:val="Compact"/>
              <w:spacing w:before="36" w:after="36"/>
              <w:jc w:val="right"/>
              <w:rPr/>
            </w:pPr>
            <w:r>
              <w:rPr/>
              <w:t>6.92</w:t>
            </w:r>
          </w:p>
        </w:tc>
        <w:tc>
          <w:tcPr>
            <w:tcW w:w="983" w:type="dxa"/>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7.2</w:t>
            </w:r>
          </w:p>
        </w:tc>
        <w:tc>
          <w:tcPr>
            <w:tcW w:w="930" w:type="dxa"/>
            <w:tcBorders/>
            <w:shd w:fill="auto" w:val="clear"/>
          </w:tcPr>
          <w:p>
            <w:pPr>
              <w:pStyle w:val="Compact"/>
              <w:spacing w:before="36" w:after="36"/>
              <w:rPr/>
            </w:pPr>
            <w:r>
              <w:rPr/>
              <w:t>141.89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1.95</w:t>
            </w:r>
          </w:p>
        </w:tc>
        <w:tc>
          <w:tcPr>
            <w:tcW w:w="930" w:type="dxa"/>
            <w:tcBorders/>
            <w:shd w:fill="auto" w:val="clear"/>
          </w:tcPr>
          <w:p>
            <w:pPr>
              <w:pStyle w:val="Compact"/>
              <w:spacing w:before="36" w:after="36"/>
              <w:rPr/>
            </w:pPr>
            <w:r>
              <w:rPr/>
              <w:t>59.8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1.69</w:t>
            </w:r>
          </w:p>
        </w:tc>
        <w:tc>
          <w:tcPr>
            <w:tcW w:w="930" w:type="dxa"/>
            <w:tcBorders/>
            <w:shd w:fill="auto" w:val="clear"/>
          </w:tcPr>
          <w:p>
            <w:pPr>
              <w:pStyle w:val="Compact"/>
              <w:spacing w:before="36" w:after="36"/>
              <w:rPr/>
            </w:pPr>
            <w:r>
              <w:rPr/>
              <w:t>50.17</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0.685</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1.39</w:t>
            </w:r>
          </w:p>
        </w:tc>
        <w:tc>
          <w:tcPr>
            <w:tcW w:w="930" w:type="dxa"/>
            <w:tcBorders/>
            <w:shd w:fill="auto" w:val="clear"/>
          </w:tcPr>
          <w:p>
            <w:pPr>
              <w:pStyle w:val="Compact"/>
              <w:spacing w:before="36" w:after="36"/>
              <w:rPr/>
            </w:pPr>
            <w:r>
              <w:rPr/>
              <w:t>5.79</w:t>
            </w:r>
          </w:p>
        </w:tc>
        <w:tc>
          <w:tcPr>
            <w:tcW w:w="983" w:type="dxa"/>
            <w:tcBorders/>
            <w:shd w:fill="auto" w:val="clear"/>
          </w:tcPr>
          <w:p>
            <w:pPr>
              <w:pStyle w:val="Compact"/>
              <w:spacing w:before="36" w:after="36"/>
              <w:rPr/>
            </w:pPr>
            <w:r>
              <w:rPr>
                <w:b/>
              </w:rPr>
              <w:t>0.013</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0.466</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0.882</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0.675</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0.36</w:t>
            </w:r>
          </w:p>
        </w:tc>
        <w:tc>
          <w:tcPr>
            <w:tcW w:w="930" w:type="dxa"/>
            <w:tcBorders/>
            <w:shd w:fill="auto" w:val="clear"/>
          </w:tcPr>
          <w:p>
            <w:pPr>
              <w:pStyle w:val="Compact"/>
              <w:spacing w:before="36" w:after="36"/>
              <w:rPr/>
            </w:pPr>
            <w:r>
              <w:rPr/>
              <w:t>0.42</w:t>
            </w:r>
          </w:p>
        </w:tc>
        <w:tc>
          <w:tcPr>
            <w:tcW w:w="983" w:type="dxa"/>
            <w:tcBorders/>
            <w:shd w:fill="auto" w:val="clear"/>
          </w:tcPr>
          <w:p>
            <w:pPr>
              <w:pStyle w:val="Compact"/>
              <w:spacing w:before="36" w:after="36"/>
              <w:rPr/>
            </w:pPr>
            <w:r>
              <w:rPr/>
              <w:t>0.291</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0.436</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0.585</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1.44</w:t>
            </w:r>
          </w:p>
        </w:tc>
        <w:tc>
          <w:tcPr>
            <w:tcW w:w="930" w:type="dxa"/>
            <w:tcBorders/>
            <w:shd w:fill="auto" w:val="clear"/>
          </w:tcPr>
          <w:p>
            <w:pPr>
              <w:pStyle w:val="Compact"/>
              <w:spacing w:before="36" w:after="36"/>
              <w:rPr/>
            </w:pPr>
            <w:r>
              <w:rPr/>
              <w:t>14.8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0.601</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1.81</w:t>
            </w:r>
          </w:p>
        </w:tc>
        <w:tc>
          <w:tcPr>
            <w:tcW w:w="930" w:type="dxa"/>
            <w:tcBorders/>
            <w:shd w:fill="auto" w:val="clear"/>
          </w:tcPr>
          <w:p>
            <w:pPr>
              <w:pStyle w:val="Compact"/>
              <w:spacing w:before="36" w:after="36"/>
              <w:rPr/>
            </w:pPr>
            <w:r>
              <w:rPr/>
              <w:t>4.06</w:t>
            </w:r>
          </w:p>
        </w:tc>
        <w:tc>
          <w:tcPr>
            <w:tcW w:w="983" w:type="dxa"/>
            <w:tcBorders/>
            <w:shd w:fill="auto" w:val="clear"/>
          </w:tcPr>
          <w:p>
            <w:pPr>
              <w:pStyle w:val="Compact"/>
              <w:spacing w:before="36" w:after="36"/>
              <w:rPr/>
            </w:pPr>
            <w:r>
              <w:rPr/>
              <w:t>0.073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0.716</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0.713</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1.23</w:t>
            </w:r>
          </w:p>
        </w:tc>
        <w:tc>
          <w:tcPr>
            <w:tcW w:w="930" w:type="dxa"/>
            <w:tcBorders/>
            <w:shd w:fill="auto" w:val="clear"/>
          </w:tcPr>
          <w:p>
            <w:pPr>
              <w:pStyle w:val="Compact"/>
              <w:spacing w:before="36" w:after="36"/>
              <w:rPr/>
            </w:pPr>
            <w:r>
              <w:rPr/>
              <w:t>1.88</w:t>
            </w:r>
          </w:p>
        </w:tc>
        <w:tc>
          <w:tcPr>
            <w:tcW w:w="983" w:type="dxa"/>
            <w:tcBorders/>
            <w:shd w:fill="auto" w:val="clear"/>
          </w:tcPr>
          <w:p>
            <w:pPr>
              <w:pStyle w:val="Compact"/>
              <w:spacing w:before="36" w:after="36"/>
              <w:rPr/>
            </w:pPr>
            <w:r>
              <w:rPr/>
              <w:t>0.187</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0.79</w:t>
            </w:r>
          </w:p>
        </w:tc>
        <w:tc>
          <w:tcPr>
            <w:tcW w:w="930" w:type="dxa"/>
            <w:tcBorders/>
            <w:shd w:fill="auto" w:val="clear"/>
          </w:tcPr>
          <w:p>
            <w:pPr>
              <w:pStyle w:val="Compact"/>
              <w:spacing w:before="36" w:after="36"/>
              <w:rPr/>
            </w:pPr>
            <w:r>
              <w:rPr/>
              <w:t>1.94</w:t>
            </w:r>
          </w:p>
        </w:tc>
        <w:tc>
          <w:tcPr>
            <w:tcW w:w="983" w:type="dxa"/>
            <w:tcBorders/>
            <w:shd w:fill="auto" w:val="clear"/>
          </w:tcPr>
          <w:p>
            <w:pPr>
              <w:pStyle w:val="Compact"/>
              <w:spacing w:before="36" w:after="36"/>
              <w:rPr/>
            </w:pPr>
            <w:r>
              <w:rPr/>
              <w:t>0.088</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0.419</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0.36</w:t>
            </w:r>
          </w:p>
        </w:tc>
        <w:tc>
          <w:tcPr>
            <w:tcW w:w="930" w:type="dxa"/>
            <w:tcBorders/>
            <w:shd w:fill="auto" w:val="clear"/>
          </w:tcPr>
          <w:p>
            <w:pPr>
              <w:pStyle w:val="Compact"/>
              <w:spacing w:before="36" w:after="36"/>
              <w:rPr/>
            </w:pPr>
            <w:r>
              <w:rPr/>
              <w:t>0.53</w:t>
            </w:r>
          </w:p>
        </w:tc>
        <w:tc>
          <w:tcPr>
            <w:tcW w:w="983" w:type="dxa"/>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46" w:author="Diane Edwards" w:date="2020-09-22T13:52:00Z">
        <w:r>
          <w:rPr>
            <w:i/>
          </w:rPr>
          <w:t>P</w:t>
        </w:r>
      </w:ins>
      <w:del w:id="47"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48" w:author="Diane Edwards" w:date="2020-09-22T13:52:00Z">
        <w:r>
          <w:rPr>
            <w:i/>
          </w:rPr>
          <w:t>P</w:t>
        </w:r>
      </w:ins>
      <w:del w:id="49"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50" w:author="Diane Edwards" w:date="2020-09-22T13:52:00Z">
        <w:r>
          <w:rPr>
            <w:i/>
          </w:rPr>
          <w:t>P</w:t>
        </w:r>
      </w:ins>
      <w:del w:id="51" w:author="Diane Edwards" w:date="2020-09-22T13:52:00Z">
        <w:r>
          <w:rPr>
            <w:i/>
          </w:rPr>
          <w:delText>p</w:delText>
        </w:r>
      </w:del>
      <w:r>
        <w:rPr>
          <w:i/>
        </w:rPr>
        <w:t>ardosa moesta</w:t>
      </w:r>
      <w:r>
        <w:rPr/>
        <w:t xml:space="preserve"> and </w:t>
      </w:r>
      <w:ins w:id="52" w:author="Diane Edwards" w:date="2020-09-22T13:53:00Z">
        <w:r>
          <w:rPr>
            <w:i/>
          </w:rPr>
          <w:t>P</w:t>
        </w:r>
      </w:ins>
      <w:del w:id="53"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54" w:author="Diane Edwards" w:date="2020-09-23T10:18:00Z">
        <w:r>
          <w:rPr/>
          <w:t xml:space="preserve">Spiders (Arachnida: Araneae) of the Canadian Prairies. </w:t>
        </w:r>
      </w:ins>
      <w:del w:id="55" w:author="Diane Edwards" w:date="2020-09-23T10:19:00Z">
        <w:r>
          <w:rPr/>
          <w:delText>Arthropods of Canadian grasslands</w:delText>
        </w:r>
      </w:del>
      <w:del w:id="56" w:author="Diane Edwards" w:date="2020-09-23T10:15:00Z">
        <w:r>
          <w:rPr/>
          <w:delText xml:space="preserve"> (Volume 3</w:delText>
        </w:r>
      </w:del>
      <w:del w:id="57" w:author="Diane Edwards" w:date="2020-09-23T10:19:00Z">
        <w:r>
          <w:rPr/>
          <w:delText xml:space="preserve">): </w:delText>
        </w:r>
      </w:del>
      <w:r>
        <w:rPr/>
        <w:commentReference w:id="44"/>
      </w:r>
      <w:del w:id="58" w:author="Diane Edwards" w:date="2020-09-23T10:18:00Z">
        <w:r>
          <w:rPr/>
          <w:delText>Biodiversity and systematics part 1</w:delText>
        </w:r>
      </w:del>
      <w:r>
        <w:rPr/>
        <w:t xml:space="preserve">. In: </w:t>
      </w:r>
      <w:r>
        <w:rPr>
          <w:i/>
        </w:rPr>
        <w:t xml:space="preserve">Arthropods of </w:t>
      </w:r>
      <w:del w:id="59" w:author="Diane Edwards" w:date="2020-09-22T12:35:00Z">
        <w:r>
          <w:rPr>
            <w:i/>
          </w:rPr>
          <w:delText xml:space="preserve">canadian </w:delText>
        </w:r>
      </w:del>
      <w:ins w:id="60" w:author="Diane Edwards" w:date="2020-09-22T12:35:00Z">
        <w:r>
          <w:rPr>
            <w:i/>
          </w:rPr>
          <w:t xml:space="preserve">Canadian </w:t>
        </w:r>
      </w:ins>
      <w:ins w:id="61" w:author="Diane Edwards" w:date="2020-09-23T10:17:00Z">
        <w:r>
          <w:rPr>
            <w:i/>
          </w:rPr>
          <w:t>G</w:t>
        </w:r>
      </w:ins>
      <w:del w:id="62" w:author="Diane Edwards" w:date="2020-09-23T10:17:00Z">
        <w:r>
          <w:rPr>
            <w:i/>
          </w:rPr>
          <w:delText>g</w:delText>
        </w:r>
      </w:del>
      <w:r>
        <w:rPr>
          <w:i/>
        </w:rPr>
        <w:t>rasslands (</w:t>
      </w:r>
      <w:ins w:id="63" w:author="Diane Edwards" w:date="2020-09-23T10:12:00Z">
        <w:r>
          <w:rPr>
            <w:i/>
          </w:rPr>
          <w:t>V</w:t>
        </w:r>
      </w:ins>
      <w:del w:id="64" w:author="Diane Edwards" w:date="2020-09-23T10:12:00Z">
        <w:r>
          <w:rPr>
            <w:i/>
          </w:rPr>
          <w:delText>v</w:delText>
        </w:r>
      </w:del>
      <w:r>
        <w:rPr>
          <w:i/>
        </w:rPr>
        <w:t xml:space="preserve">olume 3): Biodiversity and </w:t>
      </w:r>
      <w:ins w:id="65" w:author="Diane Edwards" w:date="2020-09-23T10:14:00Z">
        <w:r>
          <w:rPr>
            <w:i/>
          </w:rPr>
          <w:t>S</w:t>
        </w:r>
      </w:ins>
      <w:del w:id="66" w:author="Diane Edwards" w:date="2020-09-23T10:14:00Z">
        <w:r>
          <w:rPr>
            <w:i/>
          </w:rPr>
          <w:delText>s</w:delText>
        </w:r>
      </w:del>
      <w:r>
        <w:rPr>
          <w:i/>
        </w:rPr>
        <w:t xml:space="preserve">ystematics </w:t>
      </w:r>
      <w:ins w:id="67" w:author="Diane Edwards" w:date="2020-09-23T10:14:00Z">
        <w:r>
          <w:rPr>
            <w:i/>
          </w:rPr>
          <w:t>P</w:t>
        </w:r>
      </w:ins>
      <w:del w:id="68" w:author="Diane Edwards" w:date="2020-09-23T10:14:00Z">
        <w:r>
          <w:rPr>
            <w:i/>
          </w:rPr>
          <w:delText>p</w:delText>
        </w:r>
      </w:del>
      <w:r>
        <w:rPr>
          <w:i/>
        </w:rPr>
        <w:t>art 1</w:t>
      </w:r>
      <w:r>
        <w:rPr/>
        <w:t xml:space="preserve"> (</w:t>
      </w:r>
      <w:ins w:id="69" w:author="Diane Edwards" w:date="2020-09-23T10:14:00Z">
        <w:r>
          <w:rPr/>
          <w:t>E</w:t>
        </w:r>
      </w:ins>
      <w:del w:id="70"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71" w:author="Diane Edwards" w:date="2020-09-23T10:31:00Z">
        <w:r>
          <w:rPr/>
          <w:t>C</w:t>
        </w:r>
      </w:ins>
      <w:del w:id="72" w:author="Diane Edwards" w:date="2020-09-23T10:31:00Z">
        <w:r>
          <w:rPr/>
          <w:delText>c</w:delText>
        </w:r>
      </w:del>
      <w:r>
        <w:rPr/>
        <w:t xml:space="preserve">arabidae and </w:t>
      </w:r>
      <w:ins w:id="73" w:author="Diane Edwards" w:date="2020-09-23T10:31:00Z">
        <w:r>
          <w:rPr/>
          <w:t>A</w:t>
        </w:r>
      </w:ins>
      <w:del w:id="74"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75" w:author="Diane Edwards" w:date="2020-09-23T10:30:00Z">
        <w:r>
          <w:rPr/>
          <w:t>C</w:t>
        </w:r>
      </w:ins>
      <w:del w:id="76"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77" w:author="Diane Edwards" w:date="2020-09-23T10:30:00Z">
        <w:r>
          <w:rPr/>
          <w:t xml:space="preserve"> </w:t>
        </w:r>
      </w:ins>
      <w:r>
        <w:rPr/>
        <w:t>or even larger than</w:t>
      </w:r>
      <w:ins w:id="78"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79" w:author="Diane Edwards" w:date="2020-09-23T10:27:00Z">
        <w:r>
          <w:rPr>
            <w:i/>
          </w:rPr>
          <w:t>C</w:t>
        </w:r>
      </w:ins>
      <w:del w:id="80"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81" w:author="Diane Edwards" w:date="2020-09-22T12:38:00Z">
        <w:r>
          <w:rPr/>
          <w:t>E</w:t>
        </w:r>
      </w:ins>
      <w:del w:id="82"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2" w:author="Samuel Robinson" w:date="2020-09-30T11:36:3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Paul Galpern (09/18/2020, 11:53): "..."</w:t>
      </w:r>
    </w:p>
    <w:p>
      <w:r>
        <w:rPr>
          <w:rFonts w:ascii="Liberation Serif" w:hAnsi="Liberation Serif" w:eastAsia="DejaVu Sans" w:cs="DejaVu Sans"/>
          <w:sz w:val="20"/>
          <w:lang w:val="en-US" w:eastAsia="en-US" w:bidi="ar-SA"/>
        </w:rPr>
        <w:t>Changed</w:t>
      </w:r>
    </w:p>
  </w:comment>
  <w:comment w:id="3"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4"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5" w:author="Samuel Robinson" w:date="2020-09-30T11:23:5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6" w:author="Diane Edwards" w:date="2020-09-24T09:00:00Z" w:initials="DE">
    <w:p>
      <w:r>
        <w:rPr>
          <w:rFonts w:ascii="Liberation Serif" w:hAnsi="Liberation Serif" w:eastAsia="DejaVu Sans" w:cs="DejaVu Sans"/>
          <w:lang w:val="en-US" w:eastAsia="en-US" w:bidi="en-US"/>
        </w:rPr>
        <w:t>Cropland ?</w:t>
      </w:r>
    </w:p>
  </w:comment>
  <w:comment w:id="7" w:author="Samuel Robinson" w:date="2020-09-30T11:23:4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(09/24/2020, 09:00): "..."</w:t>
      </w:r>
    </w:p>
    <w:p>
      <w:r>
        <w:rPr>
          <w:rFonts w:ascii="Liberation Serif" w:hAnsi="Liberation Serif" w:eastAsia="DejaVu Sans" w:cs="DejaVu Sans"/>
          <w:sz w:val="20"/>
          <w:lang w:val="en-US" w:eastAsia="en-US" w:bidi="ar-SA"/>
        </w:rPr>
        <w:t>Done</w:t>
      </w:r>
    </w:p>
  </w:comment>
  <w:comment w:id="8"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9" w:author="Samuel Robinson" w:date="2020-09-30T11:29:3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Paul Galpern (09/18/2020, 12:18): "..."</w:t>
      </w:r>
    </w:p>
    <w:p>
      <w:r>
        <w:rPr>
          <w:rFonts w:ascii="Liberation Serif" w:hAnsi="Liberation Serif" w:eastAsia="DejaVu Sans" w:cs="DejaVu Sans"/>
          <w:sz w:val="20"/>
          <w:lang w:val="en-US" w:eastAsia="en-US" w:bidi="ar-SA"/>
        </w:rPr>
        <w:t>Changed</w:t>
      </w:r>
    </w:p>
  </w:comment>
  <w:comment w:id="10"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1" w:author="Samuel Robinson" w:date="2020-09-30T11:38:4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2" w:author="Paul Galpern" w:date="2020-09-18T12:37:00Z" w:initials="PG">
    <w:p>
      <w:r>
        <w:rPr>
          <w:rFonts w:ascii="Liberation Serif" w:hAnsi="Liberation Serif" w:eastAsia="Segoe UI" w:cs="Tahoma"/>
          <w:lang w:val="en-US" w:eastAsia="en-US" w:bidi="en-US"/>
        </w:rPr>
        <w:t>Seems too early for results.</w:t>
      </w:r>
    </w:p>
  </w:comment>
  <w:comment w:id="13"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4"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CA"/>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CA"/>
        </w:rPr>
        <w:t xml:space="preserve">Yigit, N., Bayram, A., Corak, I. Danisman, T. (2007). External morphology of the Male Harvestman Phalangium opilio (Arachnida: Opiliones).  </w:t>
      </w:r>
      <w:r>
        <w:rPr>
          <w:rFonts w:ascii="Liberation Serif" w:hAnsi="Liberation Serif" w:eastAsia="DejaVu Sans" w:cs="DejaVu Sans"/>
          <w:i/>
          <w:iCs/>
          <w:lang w:eastAsia="en-US" w:bidi="en-US" w:val="en-CA"/>
        </w:rPr>
        <w:t xml:space="preserve">Annals of the Entomological Society of America, </w:t>
      </w:r>
      <w:r>
        <w:rPr>
          <w:rFonts w:ascii="Liberation Serif" w:hAnsi="Liberation Serif" w:eastAsia="DejaVu Sans" w:cs="DejaVu Sans"/>
          <w:lang w:eastAsia="en-US" w:bidi="en-US" w:val="en-CA"/>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5"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16"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CA"/>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eastAsia="en-US" w:bidi="en-US" w:val="en-CA"/>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CA"/>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17"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18" w:author="Diane Edwards" w:date="2020-09-23T11:59:00Z" w:initials="DE">
    <w:p>
      <w:r>
        <w:rPr>
          <w:rFonts w:ascii="Liberation Serif" w:hAnsi="Liberation Serif" w:eastAsia="DejaVu Sans" w:cs="DejaVu Sans"/>
          <w:lang w:val="en-US" w:eastAsia="en-US" w:bidi="en-US"/>
        </w:rPr>
        <w:t>Should this term be hyphenated?</w:t>
      </w:r>
    </w:p>
  </w:comment>
  <w:comment w:id="19"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0" w:author="Paul Galpern" w:date="2020-09-18T13:16:00Z" w:initials="PG">
    <w:p>
      <w:r>
        <w:rPr>
          <w:rFonts w:ascii="Liberation Serif" w:hAnsi="Liberation Serif" w:eastAsia="Segoe UI" w:cs="Tahoma"/>
          <w:lang w:val="en-US" w:eastAsia="en-US" w:bidi="en-US"/>
        </w:rPr>
        <w:t>This is a good description.</w:t>
      </w:r>
    </w:p>
  </w:comment>
  <w:comment w:id="21" w:author="Diane Edwards" w:date="2020-09-24T11:03:00Z" w:initials="DE">
    <w:p>
      <w:r>
        <w:rPr>
          <w:rFonts w:ascii="Liberation Serif" w:hAnsi="Liberation Serif" w:eastAsia="DejaVu Sans" w:cs="DejaVu Sans"/>
          <w:lang w:val="en-US" w:eastAsia="en-US" w:bidi="en-US"/>
        </w:rPr>
        <w:t>Trees and shurbs??</w:t>
      </w:r>
    </w:p>
  </w:comment>
  <w:comment w:id="22" w:author="Diane Edwards" w:date="2020-09-23T12:25:00Z" w:initials="DE">
    <w:p>
      <w:r>
        <w:rPr>
          <w:rFonts w:ascii="Liberation Serif" w:hAnsi="Liberation Serif" w:eastAsia="DejaVu Sans" w:cs="DejaVu Sans"/>
          <w:lang w:val="en-US" w:eastAsia="en-US" w:bidi="en-US"/>
        </w:rPr>
        <w:t>List the landscapes here used for analysis?</w:t>
      </w:r>
    </w:p>
  </w:comment>
  <w:comment w:id="23"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24" w:author="Paul Galpern" w:date="2020-09-18T13:20:00Z" w:initials="PG">
    <w:p>
      <w:r>
        <w:rPr>
          <w:rFonts w:ascii="Liberation Serif" w:hAnsi="Liberation Serif" w:eastAsia="Segoe UI" w:cs="Tahoma"/>
          <w:lang w:val="en-US" w:eastAsia="en-US" w:bidi="en-US"/>
        </w:rPr>
        <w:t>I don’t think you need to repeat this.</w:t>
      </w:r>
    </w:p>
  </w:comment>
  <w:comment w:id="25"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26"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27" w:author="Diane Edwards" w:date="2020-09-24T10:59:00Z" w:initials="DE">
    <w:p>
      <w:r>
        <w:rPr>
          <w:rFonts w:ascii="Liberation Serif" w:hAnsi="Liberation Serif" w:eastAsia="DejaVu Sans" w:cs="DejaVu Sans"/>
          <w:lang w:val="en-US" w:eastAsia="en-US" w:bidi="en-US"/>
        </w:rPr>
        <w:t>Purple?</w:t>
      </w:r>
    </w:p>
  </w:comment>
  <w:comment w:id="28" w:author="Diane Edwards" w:date="2020-09-23T12:52:00Z" w:initials="DE">
    <w:p>
      <w:r>
        <w:rPr>
          <w:rFonts w:ascii="Liberation Serif" w:hAnsi="Liberation Serif" w:eastAsia="DejaVu Sans" w:cs="DejaVu Sans"/>
          <w:lang w:val="en-US" w:eastAsia="en-US" w:bidi="en-US"/>
        </w:rPr>
        <w:t>Pulse effect in graph a? Needed?</w:t>
      </w:r>
    </w:p>
  </w:comment>
  <w:comment w:id="29"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30"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31"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32" w:author="Diane Edwards" w:date="2020-09-23T12:35:00Z" w:initials="DE">
    <w:p>
      <w:r>
        <w:rPr>
          <w:rFonts w:ascii="Liberation Serif" w:hAnsi="Liberation Serif" w:eastAsia="DejaVu Sans" w:cs="DejaVu Sans"/>
          <w:lang w:val="en-US" w:eastAsia="en-US" w:bidi="en-US"/>
        </w:rPr>
        <w:t xml:space="preserve">Woodlands? </w:t>
      </w:r>
    </w:p>
  </w:comment>
  <w:comment w:id="33"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34"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35"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37"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38" w:author="Diane Edwards" w:date="2020-09-23T12:47:00Z" w:initials="DE">
    <w:p>
      <w:r>
        <w:rPr>
          <w:rFonts w:ascii="Liberation Serif" w:hAnsi="Liberation Serif" w:eastAsia="DejaVu Sans" w:cs="DejaVu Sans"/>
          <w:lang w:val="en-US" w:eastAsia="en-US" w:bidi="en-US"/>
        </w:rPr>
        <w:t>Seems to be known to be wide spread</w:t>
      </w:r>
    </w:p>
  </w:comment>
  <w:comment w:id="36"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40" w:author="Diane Edwards" w:date="2020-09-23T12:48:00Z" w:initials="DE">
    <w:p>
      <w:r>
        <w:rPr>
          <w:rFonts w:ascii="Liberation Serif" w:hAnsi="Liberation Serif" w:eastAsia="DejaVu Sans" w:cs="DejaVu Sans"/>
          <w:lang w:val="en-US" w:eastAsia="en-US" w:bidi="en-US"/>
        </w:rPr>
        <w:t>What landscape feature was this embedded in?</w:t>
      </w:r>
    </w:p>
  </w:comment>
  <w:comment w:id="41"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39"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42"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43"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44"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Application>LibreOffice/6.0.7.3$Linux_X86_64 LibreOffice_project/00m0$Build-3</Application>
  <Pages>30</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2020-09-30T15:20:12Z</dcterms:modified>
  <cp:revision>5</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