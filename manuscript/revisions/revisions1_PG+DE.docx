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Non-crop features influence the abundance and timing of beneficial arthropod abundance</w:t>
      </w:r>
      <w:r>
        <w:rPr/>
        <w:commentReference w:id="0"/>
      </w:r>
      <w:r>
        <w:rPr/>
        <w:commentReference w:id="1"/>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agro-ecosystems, and can use non-crop features as overwintering habitats. However, it is unclear which types of landscape features constitute useful non-crop habitat, and what </w:t>
      </w:r>
      <w:commentRangeStart w:id="2"/>
      <w:r>
        <w:rPr/>
        <w:t xml:space="preserve">spatial scale of habitat </w:t>
      </w:r>
      <w:r>
        <w:rPr/>
      </w:r>
      <w:commentRangeEnd w:id="2"/>
      <w:r>
        <w:commentReference w:id="2"/>
      </w:r>
      <w:r>
        <w:rPr/>
        <w:commentReference w:id="3"/>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4"/>
      <w:r>
        <w:rPr/>
        <w:t>Farmers</w:t>
      </w:r>
      <w:r>
        <w:rPr/>
      </w:r>
      <w:commentRangeEnd w:id="4"/>
      <w:r>
        <w:commentReference w:id="4"/>
      </w:r>
      <w:r>
        <w:rPr/>
        <w:t xml:space="preserve"> should consider </w:t>
      </w:r>
      <w:ins w:id="0" w:author="Paul Galpern" w:date="2020-09-18T12:13:00Z">
        <w:r>
          <w:rPr/>
          <w:t xml:space="preserve">the temporal dimension </w:t>
        </w:r>
      </w:ins>
      <w:ins w:id="1" w:author="Paul Galpern" w:date="2020-09-18T12:14:00Z">
        <w:r>
          <w:rPr/>
          <w:t xml:space="preserve">of non-crop habitats, in order to </w:t>
        </w:r>
      </w:ins>
      <w:r>
        <w:rPr/>
        <w:t>preser</w:t>
      </w:r>
      <w:ins w:id="2" w:author="Paul Galpern" w:date="2020-09-18T12:14:00Z">
        <w:r>
          <w:rPr/>
          <w:t>ve</w:t>
        </w:r>
      </w:ins>
      <w:del w:id="3" w:author="Paul Galpern" w:date="2020-09-18T12:14:00Z">
        <w:r>
          <w:rPr/>
          <w:delText xml:space="preserve">ving </w:delText>
        </w:r>
      </w:del>
      <w:ins w:id="4" w:author="Paul Galpern" w:date="2020-09-18T12:12:00Z">
        <w:r>
          <w:rPr/>
          <w:t xml:space="preserve">a </w:t>
        </w:r>
      </w:ins>
      <w:ins w:id="5" w:author="Paul Galpern" w:date="2020-09-18T12:13:00Z">
        <w:r>
          <w:rPr/>
          <w:t xml:space="preserve">mosaic of grasslands, wetlands and other non-crop </w:t>
        </w:r>
      </w:ins>
      <w:ins w:id="6" w:author="Paul Galpern" w:date="2020-09-18T12:14:00Z">
        <w:r>
          <w:rPr/>
          <w:t>features</w:t>
        </w:r>
      </w:ins>
      <w:ins w:id="7" w:author="Paul Galpern" w:date="2020-09-18T12:13:00Z">
        <w:r>
          <w:rPr/>
          <w:t xml:space="preserve"> capable of providing reservoirs habitats</w:t>
        </w:r>
      </w:ins>
      <w:ins w:id="8" w:author="Paul Galpern" w:date="2020-09-18T12:16:00Z">
        <w:r>
          <w:rPr/>
          <w:t xml:space="preserve"> for beneficial arthropods</w:t>
        </w:r>
      </w:ins>
      <w:ins w:id="9" w:author="Paul Galpern" w:date="2020-09-18T12:13:00Z">
        <w:r>
          <w:rPr/>
          <w:t xml:space="preserve"> at different</w:t>
        </w:r>
      </w:ins>
      <w:ins w:id="10" w:author="Paul Galpern" w:date="2020-09-18T12:14:00Z">
        <w:r>
          <w:rPr/>
          <w:t xml:space="preserve"> times of the</w:t>
        </w:r>
      </w:ins>
      <w:ins w:id="11" w:author="Paul Galpern" w:date="2020-09-18T12:15:00Z">
        <w:r>
          <w:rPr/>
          <w:t xml:space="preserve"> season.</w:t>
        </w:r>
      </w:ins>
      <w:del w:id="12" w:author="SR" w:date="2020-09-21T12:52:00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maintaining or improving 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suggesting that there remains great potential to achieve conservation outcomes by adjusting agricultural practices. </w:t>
      </w:r>
    </w:p>
    <w:p>
      <w:pPr>
        <w:pStyle w:val="TextBody"/>
        <w:rPr/>
      </w:pPr>
      <w:commentRangeStart w:id="5"/>
      <w:r>
        <w:rPr/>
        <w:t xml:space="preserve">Uncultivated semi-natural land (SNL) </w:t>
      </w:r>
      <w:r>
        <w:rPr/>
      </w:r>
      <w:commentRangeEnd w:id="5"/>
      <w:r>
        <w:commentReference w:id="5"/>
      </w:r>
      <w:r>
        <w:rPr/>
        <w:commentReference w:id="6"/>
      </w:r>
      <w:r>
        <w:rPr/>
        <w:t xml:space="preserve">can act as important habitat for beneficial arthropods (Duelli &amp; Obrist 2003), which may spill over into adjacent </w:t>
      </w:r>
      <w:commentRangeStart w:id="7"/>
      <w:r>
        <w:rPr/>
        <w:t>crop</w:t>
      </w:r>
      <w:del w:id="13" w:author="Samuel Robinson" w:date="2020-09-30T11:23:47Z">
        <w:r>
          <w:rPr/>
          <w:delText>s</w:delText>
        </w:r>
      </w:del>
      <w:ins w:id="14" w:author="Samuel Robinson" w:date="2020-09-30T11:23:47Z">
        <w:r>
          <w:rPr/>
          <w:t>land</w:t>
        </w:r>
      </w:ins>
      <w:r>
        <w:rPr/>
      </w:r>
      <w:commentRangeEnd w:id="7"/>
      <w:r>
        <w:commentReference w:id="7"/>
      </w:r>
      <w:r>
        <w:rPr/>
        <w:commentReference w:id="8"/>
      </w:r>
      <w:r>
        <w:rPr/>
        <w:t xml:space="preserve">.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 (Öberg </w:t>
      </w:r>
      <w:r>
        <w:rPr>
          <w:i/>
        </w:rPr>
        <w:t>et al.</w:t>
      </w:r>
      <w:r>
        <w:rPr/>
        <w:t xml:space="preserve"> 2008). In this way, the spillover of beneficial arthropods into crops depends not only on the amount of adjacent SNL, but the specific habitat type, the time of the year, and the </w:t>
      </w:r>
      <w:del w:id="15" w:author="Samuel Robinson" w:date="2020-09-30T11:29:36Z">
        <w:r>
          <w:rPr/>
          <w:delText xml:space="preserve">spatial scale of landscape </w:delText>
        </w:r>
      </w:del>
      <w:r>
        <w:rPr/>
        <w:commentReference w:id="9"/>
      </w:r>
      <w:r>
        <w:rPr/>
        <w:commentReference w:id="10"/>
      </w:r>
      <w:del w:id="16" w:author="Samuel Robinson" w:date="2020-09-30T11:29:36Z">
        <w:r>
          <w:rPr/>
          <w:delText>that is relevant to the organism</w:delText>
        </w:r>
      </w:del>
      <w:ins w:id="17" w:author="Samuel Robinson" w:date="2020-09-30T11:29:36Z">
        <w:r>
          <w:rPr/>
          <w:t>spatial scale at which an organism gathers resources</w:t>
        </w:r>
      </w:ins>
      <w:r>
        <w:rPr/>
        <w:t>.</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large Canadian prairie agroecosystem. We considered the following hypotheses: 1. Untilled semi-natural land (SNL) provides egg-laying and feeding areas for predatory </w:t>
      </w:r>
      <w:commentRangeStart w:id="11"/>
      <w:r>
        <w:rPr/>
        <w:t>arthropods</w:t>
      </w:r>
      <w:r>
        <w:rPr/>
      </w:r>
      <w:commentRangeEnd w:id="11"/>
      <w:r>
        <w:commentReference w:id="11"/>
      </w:r>
      <w:r>
        <w:rPr/>
        <w:commentReference w:id="12"/>
      </w:r>
      <w:r>
        <w:rPr/>
        <w:t>,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relate seasonal changes in arthropod abundance to landscape composition at multiple spatial scales</w:t>
      </w:r>
      <w:r>
        <w:rPr/>
        <w:commentReference w:id="13"/>
      </w:r>
      <w:r>
        <w:rPr/>
        <w:commentReference w:id="14"/>
      </w:r>
      <w:r>
        <w:rPr/>
        <w:t>.</w:t>
      </w:r>
    </w:p>
    <w:p>
      <w:pPr>
        <w:pStyle w:val="TextBody"/>
        <w:rPr/>
      </w:pPr>
      <w:r>
        <w:rPr/>
        <w:t>Methods</w:t>
      </w:r>
    </w:p>
    <w:p>
      <w:pPr>
        <w:pStyle w:val="TextBody"/>
        <w:rPr/>
      </w:pPr>
      <w:r>
        <w:rPr/>
        <w:t>We used a set of 198 pitfall traps installed in road margins (minimum of 5 m away from the road edge, 85 traps) and in-field locations (113) across southern Alberta, Canada in 2017 (Figure [fig:siteMap]</w:t>
      </w:r>
      <w:r>
        <w:rPr/>
        <w:commentReference w:id="15"/>
      </w:r>
      <w:r>
        <w:rPr/>
        <w:commentReference w:id="16"/>
      </w:r>
      <w:r>
        <w:rPr/>
        <w:t>). Traps were placed starting on May 16, and collections ended on August 28 with collection occurring continuously and traps emptied every 14 days on average (SD: 3) to provide “X” unique temporal estimates per site throughout the season. Traps were deployed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r>
        <w:rPr/>
        <w:commentReference w:id="17"/>
      </w:r>
      <w:r>
        <w:rPr/>
        <w:commentReference w:id="18"/>
      </w:r>
      <w:r>
        <w:rPr/>
        <w:t>.</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an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also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w:t>
      </w:r>
      <w:r>
        <w:rPr/>
        <w:commentReference w:id="19"/>
      </w:r>
      <w:r>
        <w:rPr/>
        <w:commentReference w:id="20"/>
      </w:r>
      <w:r>
        <w:rPr/>
        <w:t xml:space="preserve"> </w:t>
      </w:r>
      <w:commentRangeStart w:id="21"/>
      <w:r>
        <w:rPr/>
        <w:t xml:space="preserve">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r>
        <w:rPr/>
      </w:r>
      <w:commentRangeEnd w:id="21"/>
      <w:r>
        <w:commentReference w:id="21"/>
      </w:r>
      <w:r>
        <w:rPr/>
        <w:commentReference w:id="22"/>
      </w:r>
    </w:p>
    <w:p>
      <w:pPr>
        <w:pStyle w:val="TextBody"/>
        <w:rPr/>
      </w:pPr>
      <w:commentRangeStart w:id="23"/>
      <w:r>
        <w:rPr/>
        <w:t>Increased</w:t>
      </w:r>
      <w:r>
        <w:rPr/>
      </w:r>
      <w:commentRangeEnd w:id="23"/>
      <w:r>
        <w:commentReference w:id="23"/>
      </w:r>
      <w:r>
        <w:rPr/>
        <w:commentReference w:id="24"/>
      </w:r>
      <w:r>
        <w:rPr/>
        <w:t xml:space="preserve">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w:t>
      </w:r>
      <w:commentRangeStart w:id="25"/>
      <w:r>
        <w:rPr/>
        <w:t>activity</w:t>
      </w:r>
      <w:ins w:id="18" w:author="Diane Edwards" w:date="2020-09-23T11:58:00Z">
        <w:r>
          <w:rPr/>
          <w:t>-</w:t>
        </w:r>
      </w:ins>
      <w:del w:id="19" w:author="Diane Edwards" w:date="2020-09-23T11:58:00Z">
        <w:r>
          <w:rPr/>
          <w:delText xml:space="preserve"> </w:delText>
        </w:r>
      </w:del>
      <w:r>
        <w:rPr/>
        <w:t>density</w:t>
      </w:r>
      <w:r>
        <w:rPr/>
      </w:r>
      <w:commentRangeEnd w:id="25"/>
      <w:r>
        <w:commentReference w:id="25"/>
      </w:r>
      <w:r>
        <w:rPr/>
        <w:commentReference w:id="26"/>
      </w:r>
      <w:r>
        <w:rPr/>
        <w:t xml:space="preserve">”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w:t>
      </w:r>
      <w:commentRangeStart w:id="27"/>
      <w:r>
        <w:rPr/>
        <w:t>study</w:t>
      </w:r>
      <w:r>
        <w:rPr/>
      </w:r>
      <w:commentRangeEnd w:id="27"/>
      <w:r>
        <w:commentReference w:id="27"/>
      </w:r>
      <w:r>
        <w:rPr/>
        <w:commentReference w:id="28"/>
      </w:r>
      <w:r>
        <w:rPr/>
        <w:t xml:space="preserve">.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 used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9"/>
      <w:r>
        <w:rPr/>
        <w:t xml:space="preserve">This allows for 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r>
        <w:rPr/>
      </w:r>
      <w:commentRangeEnd w:id="29"/>
      <w:r>
        <w:commentReference w:id="29"/>
      </w:r>
      <w:r>
        <w:rPr/>
        <w:commentReference w:id="30"/>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w:t>
      </w:r>
      <w:commentRangeStart w:id="31"/>
      <w:r>
        <w:rPr/>
        <w:t xml:space="preserve">Forest </w:t>
      </w:r>
      <w:r>
        <w:rPr/>
      </w:r>
      <w:commentRangeEnd w:id="31"/>
      <w:r>
        <w:commentReference w:id="31"/>
      </w:r>
      <w:r>
        <w:rPr/>
        <w:commentReference w:id="32"/>
      </w:r>
      <w:r>
        <w:rPr/>
        <w:t xml:space="preserve">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w:t>
      </w:r>
      <w:commentRangeStart w:id="33"/>
      <w:r>
        <w:rPr/>
        <w:t>other</w:t>
      </w:r>
      <w:r>
        <w:rPr/>
      </w:r>
      <w:commentRangeEnd w:id="33"/>
      <w:r>
        <w:commentReference w:id="33"/>
      </w:r>
      <w:r>
        <w:rPr/>
        <w:commentReference w:id="34"/>
      </w:r>
      <w:r>
        <w:rPr/>
        <w:t xml:space="preserve">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35"/>
      <w:r>
        <w:rPr>
          <w:b/>
        </w:rPr>
        <w:t>Paul, do we need a separate box/figure explaining how to interpret these plots, or should we just include references?</w:t>
      </w:r>
      <w:r>
        <w:rPr/>
        <w:t xml:space="preserve"> </w:t>
      </w:r>
      <w:r>
        <w:rPr/>
      </w:r>
      <w:ins w:id="20" w:author="Samuel Robinson" w:date="2020-10-08T11:00:01Z">
        <w:commentRangeEnd w:id="35"/>
        <w:r>
          <w:commentReference w:id="35"/>
        </w:r>
        <w:r>
          <w:rPr/>
          <w:commentReference w:id="36"/>
        </w:r>
      </w:ins>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w:t>
      </w:r>
      <w:del w:id="21" w:author="Diane Edwards" w:date="2020-09-24T09:19:00Z">
        <w:r>
          <w:rPr/>
          <w:delText> </w:delText>
        </w:r>
      </w:del>
      <w:r>
        <w:rPr/>
        <w:t xml:space="preserve">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22"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37"/>
      <w:r>
        <w:rPr/>
        <w:t>(resulting in strong concurvity)</w:t>
      </w:r>
      <w:r>
        <w:rPr/>
      </w:r>
      <w:commentRangeEnd w:id="37"/>
      <w:r>
        <w:commentReference w:id="37"/>
      </w:r>
      <w:r>
        <w:rPr/>
        <w:commentReference w:id="38"/>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 respectively).</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commentRangeStart w:id="39"/>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w:t>
      </w:r>
      <w:ins w:id="23" w:author="Diane Edwards" w:date="2020-09-24T11:07:00Z">
        <w:r>
          <w:rPr/>
          <w:t xml:space="preserve">(Woodland) </w:t>
        </w:r>
      </w:ins>
      <w:r>
        <w:rPr/>
        <w:t xml:space="preserve">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r>
        <w:rPr/>
      </w:r>
      <w:commentRangeEnd w:id="39"/>
      <w:r>
        <w:commentReference w:id="39"/>
      </w:r>
      <w:r>
        <w:rPr/>
        <w:commentReference w:id="40"/>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[fig:ParDisLandscape]Landscape influence on Pardosa distincta </w:t>
      </w:r>
      <w:commentRangeStart w:id="41"/>
      <w:r>
        <w:rPr/>
        <w:t>activity density</w:t>
      </w:r>
      <w:r>
        <w:rPr/>
      </w:r>
      <w:commentRangeEnd w:id="41"/>
      <w:r>
        <w:commentReference w:id="41"/>
      </w:r>
      <w:r>
        <w:rPr/>
        <w:commentReference w:id="42"/>
      </w:r>
      <w:r>
        <w:rPr/>
        <w:t xml:space="preserve">. Lines and dots represent means, and bars and shaded regions represent 95% confidence intervals (1.96 x SE). Coloured regions represent early-, mid-, and late-season effects (red, </w:t>
      </w:r>
      <w:commentRangeStart w:id="43"/>
      <w:r>
        <w:rPr/>
        <w:t>green</w:t>
      </w:r>
      <w:r>
        <w:rPr/>
      </w:r>
      <w:commentRangeEnd w:id="43"/>
      <w:r>
        <w:commentReference w:id="43"/>
      </w:r>
      <w:r>
        <w:rPr/>
        <w:commentReference w:id="44"/>
      </w:r>
      <w:r>
        <w:rPr/>
        <w:t>,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w:t>
      </w:r>
      <w:commentRangeStart w:id="45"/>
      <w:r>
        <w:rPr/>
        <w:t xml:space="preserve">Landscape influence </w:t>
      </w:r>
      <w:r>
        <w:rPr/>
      </w:r>
      <w:commentRangeEnd w:id="45"/>
      <w:r>
        <w:commentReference w:id="45"/>
      </w:r>
      <w:r>
        <w:rPr/>
        <w:commentReference w:id="46"/>
      </w:r>
      <w:r>
        <w:rPr/>
        <w:t>on Pardosa moesta activity density. Lines and dots represent means, and bars and shaded regions represent 95% confidence intervals (1.96 x SE). Coloured regions represent early-, mid-, and late-season effects (red, green, blue)</w:t>
      </w:r>
    </w:p>
    <w:p>
      <w:pPr>
        <w:pStyle w:val="TextBody"/>
        <w:rPr/>
      </w:pPr>
      <w:commentRangeStart w:id="47"/>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r>
        <w:rPr/>
      </w:r>
      <w:commentRangeEnd w:id="47"/>
      <w:r>
        <w:commentReference w:id="47"/>
      </w:r>
      <w:r>
        <w:rPr/>
        <w:commentReference w:id="48"/>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w:t>
      </w:r>
      <w:commentRangeStart w:id="49"/>
      <w:r>
        <w:rPr/>
        <w:t xml:space="preserve">Landscape influence </w:t>
      </w:r>
      <w:r>
        <w:rPr/>
      </w:r>
      <w:commentRangeEnd w:id="49"/>
      <w:r>
        <w:commentReference w:id="49"/>
      </w:r>
      <w:r>
        <w:rPr/>
        <w:t>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50"/>
      <w:r>
        <w:rPr/>
        <w:t>for model components</w:t>
      </w:r>
      <w:r>
        <w:rPr/>
      </w:r>
      <w:commentRangeEnd w:id="50"/>
      <w:r>
        <w:commentReference w:id="50"/>
      </w:r>
      <w:r>
        <w:rPr/>
        <w:commentReference w:id="51"/>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829"/>
        <w:gridCol w:w="2090"/>
        <w:gridCol w:w="1704"/>
        <w:gridCol w:w="1704"/>
        <w:gridCol w:w="2033"/>
      </w:tblGrid>
      <w:tr>
        <w:trPr/>
        <w:tc>
          <w:tcPr>
            <w:tcW w:w="1829"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090"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33"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commentRangeStart w:id="52"/>
            <w:r>
              <w:rPr/>
              <w:t>Trees/Shrubs</w:t>
            </w:r>
            <w:r>
              <w:rPr/>
            </w:r>
            <w:commentRangeEnd w:id="52"/>
            <w:r>
              <w:commentReference w:id="52"/>
            </w:r>
            <w:r>
              <w:rPr/>
              <w:commentReference w:id="53"/>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8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090"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24" w:author="Paul Galpern" w:date="2020-09-18T13:34:00Z">
        <w:r>
          <w:rPr/>
          <w:delText xml:space="preserve">to </w:delText>
        </w:r>
      </w:del>
      <w:r>
        <w:rPr/>
        <w:t>strongly</w:t>
      </w:r>
      <w:ins w:id="25"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w:t>
      </w:r>
      <w:commentRangeStart w:id="54"/>
      <w:r>
        <w:rPr/>
        <w:t>some</w:t>
      </w:r>
      <w:r>
        <w:rPr/>
      </w:r>
      <w:commentRangeEnd w:id="54"/>
      <w:r>
        <w:commentReference w:id="54"/>
      </w:r>
      <w:r>
        <w:rPr/>
        <w:t xml:space="preserve"> support for our predictions of </w:t>
      </w:r>
      <w:commentRangeStart w:id="55"/>
      <w:r>
        <w:rPr/>
        <w:t>SNL (grass and wetland, woodlands, and road margins)</w:t>
      </w:r>
      <w:r>
        <w:rPr/>
      </w:r>
      <w:commentRangeEnd w:id="55"/>
      <w:r>
        <w:commentReference w:id="55"/>
      </w:r>
      <w:r>
        <w:rPr/>
        <w:t xml:space="preserve">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56"/>
      <w:r>
        <w:rPr/>
        <w:t xml:space="preserve">While there was limited </w:t>
      </w:r>
      <w:r>
        <w:rPr/>
      </w:r>
      <w:commentRangeEnd w:id="56"/>
      <w:r>
        <w:commentReference w:id="56"/>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57"/>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w:t>
      </w:r>
      <w:commentRangeStart w:id="58"/>
      <w:r>
        <w:rPr/>
        <w:t xml:space="preserve">for overwintering or winter foraging </w:t>
      </w:r>
      <w:r>
        <w:rPr/>
      </w:r>
      <w:commentRangeEnd w:id="58"/>
      <w:r>
        <w:commentReference w:id="58"/>
      </w:r>
      <w:r>
        <w:rPr/>
        <w:t xml:space="preserve">(Aitchison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we found that road</w:t>
      </w:r>
      <w:ins w:id="26" w:author="Diane Edwards" w:date="2020-09-23T12:39:00Z">
        <w:r>
          <w:rPr/>
          <w:t xml:space="preserve"> margin</w:t>
        </w:r>
      </w:ins>
      <w:r>
        <w:rPr/>
        <w:t xml:space="preserve">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w:t>
      </w:r>
      <w:ins w:id="27" w:author="Diane Edwards" w:date="2020-09-23T12:40:00Z">
        <w:r>
          <w:rPr/>
          <w:t>t</w:t>
        </w:r>
      </w:ins>
      <w:r>
        <w:rPr/>
        <w:t xml:space="preserve">, either through ballooning as juveniles (Richter 1970; Greenstone 1982) or through other long-distance </w:t>
      </w:r>
      <w:commentRangeStart w:id="59"/>
      <w:r>
        <w:rPr/>
        <w:t>travel</w:t>
      </w:r>
      <w:r>
        <w:rPr/>
      </w:r>
      <w:commentRangeEnd w:id="59"/>
      <w:r>
        <w:commentReference w:id="59"/>
      </w:r>
      <w:r>
        <w:rPr/>
        <w:t>.</w:t>
      </w:r>
      <w:commentRangeEnd w:id="57"/>
      <w:r>
        <w:commentReference w:id="57"/>
      </w:r>
      <w:r>
        <w:rPr/>
      </w:r>
    </w:p>
    <w:p>
      <w:pPr>
        <w:pStyle w:val="TextBody"/>
        <w:rPr/>
      </w:pPr>
      <w:commentRangeStart w:id="60"/>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w:t>
      </w:r>
      <w:commentRangeStart w:id="61"/>
      <w:r>
        <w:rPr/>
        <w:t xml:space="preserve">grassy pivot corners </w:t>
      </w:r>
      <w:r>
        <w:rPr/>
      </w:r>
      <w:commentRangeEnd w:id="61"/>
      <w:r>
        <w:commentReference w:id="61"/>
      </w:r>
      <w:r>
        <w:rPr/>
        <w:t xml:space="preserve">and wetlands, but grasslands and </w:t>
      </w:r>
      <w:commentRangeStart w:id="62"/>
      <w:r>
        <w:rPr/>
        <w:t xml:space="preserve">wetlands </w:t>
      </w:r>
      <w:r>
        <w:rPr/>
      </w:r>
      <w:commentRangeEnd w:id="62"/>
      <w:r>
        <w:commentReference w:id="62"/>
      </w:r>
      <w:r>
        <w:rPr/>
        <w:t xml:space="preserve">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commentRangeEnd w:id="60"/>
      <w:r>
        <w:commentReference w:id="60"/>
      </w:r>
      <w:r>
        <w:rPr/>
      </w:r>
    </w:p>
    <w:p>
      <w:pPr>
        <w:pStyle w:val="TextBody"/>
        <w:rPr/>
      </w:pPr>
      <w:commentRangeStart w:id="63"/>
      <w:r>
        <w:rPr/>
        <w:t>Many other stu</w:t>
      </w:r>
      <w:r>
        <w:rPr/>
      </w:r>
      <w:commentRangeEnd w:id="63"/>
      <w:r>
        <w:commentReference w:id="63"/>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[fig:ParMoeSpatiotemporal]Temporal and spatial components of </w:t>
      </w:r>
      <w:commentRangeStart w:id="64"/>
      <w:r>
        <w:rPr/>
        <w:t xml:space="preserve">Pardosa moesta </w:t>
      </w:r>
      <w:r>
        <w:rPr/>
      </w:r>
      <w:commentRangeEnd w:id="64"/>
      <w:r>
        <w:commentReference w:id="64"/>
      </w:r>
      <w:r>
        <w:rPr/>
        <w:t>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79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060"/>
        <w:gridCol w:w="1530"/>
        <w:gridCol w:w="1020"/>
        <w:gridCol w:w="914"/>
        <w:gridCol w:w="1411"/>
      </w:tblGrid>
      <w:tr>
        <w:trPr/>
        <w:tc>
          <w:tcPr>
            <w:tcW w:w="3060"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530"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91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41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95"/>
        <w:gridCol w:w="1200"/>
        <w:gridCol w:w="1635"/>
        <w:gridCol w:w="1589"/>
      </w:tblGrid>
      <w:tr>
        <w:trPr/>
        <w:tc>
          <w:tcPr>
            <w:tcW w:w="379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200"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63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589"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669"/>
        <w:gridCol w:w="1981"/>
        <w:gridCol w:w="900"/>
        <w:gridCol w:w="1020"/>
        <w:gridCol w:w="1650"/>
      </w:tblGrid>
      <w:tr>
        <w:trPr/>
        <w:tc>
          <w:tcPr>
            <w:tcW w:w="2669"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981"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0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65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35"/>
        <w:gridCol w:w="1305"/>
        <w:gridCol w:w="1531"/>
        <w:gridCol w:w="1648"/>
      </w:tblGrid>
      <w:tr>
        <w:trPr/>
        <w:tc>
          <w:tcPr>
            <w:tcW w:w="373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30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31"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64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1699"/>
        <w:gridCol w:w="1815"/>
        <w:gridCol w:w="1139"/>
        <w:gridCol w:w="1921"/>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699"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81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139"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92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29"/>
        <w:gridCol w:w="1635"/>
        <w:gridCol w:w="1426"/>
        <w:gridCol w:w="1469"/>
      </w:tblGrid>
      <w:tr>
        <w:trPr/>
        <w:tc>
          <w:tcPr>
            <w:tcW w:w="362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63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426"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469"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1426"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146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72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549"/>
        <w:gridCol w:w="1185"/>
        <w:gridCol w:w="975"/>
        <w:gridCol w:w="1020"/>
        <w:gridCol w:w="1531"/>
      </w:tblGrid>
      <w:tr>
        <w:trPr/>
        <w:tc>
          <w:tcPr>
            <w:tcW w:w="2549"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18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7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53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54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254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89"/>
        <w:gridCol w:w="1065"/>
        <w:gridCol w:w="1545"/>
        <w:gridCol w:w="1860"/>
      </w:tblGrid>
      <w:tr>
        <w:trPr/>
        <w:tc>
          <w:tcPr>
            <w:tcW w:w="368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06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4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86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ins w:id="28" w:author="Diane Edwards" w:date="2020-09-22T13:52:00Z">
        <w:r>
          <w:rPr>
            <w:i/>
          </w:rPr>
          <w:t>P</w:t>
        </w:r>
      </w:ins>
      <w:del w:id="29" w:author="Diane Edwards" w:date="2020-09-22T13:52:00Z">
        <w:r>
          <w:rPr>
            <w:i/>
          </w:rPr>
          <w:delText>p</w:delText>
        </w:r>
      </w:del>
      <w:r>
        <w:rPr>
          <w:i/>
        </w:rPr>
        <w:t>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ins w:id="30" w:author="Diane Edwards" w:date="2020-09-22T13:52:00Z">
        <w:r>
          <w:rPr>
            <w:i/>
          </w:rPr>
          <w:t>P</w:t>
        </w:r>
      </w:ins>
      <w:del w:id="31" w:author="Diane Edwards" w:date="2020-09-22T13:52:00Z">
        <w:r>
          <w:rPr>
            <w:i/>
          </w:rPr>
          <w:delText>p</w:delText>
        </w:r>
      </w:del>
      <w:r>
        <w:rPr>
          <w:i/>
        </w:rPr>
        <w:t>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ins w:id="32" w:author="Diane Edwards" w:date="2020-09-22T13:52:00Z">
        <w:r>
          <w:rPr>
            <w:i/>
          </w:rPr>
          <w:t>P</w:t>
        </w:r>
      </w:ins>
      <w:del w:id="33" w:author="Diane Edwards" w:date="2020-09-22T13:52:00Z">
        <w:r>
          <w:rPr>
            <w:i/>
          </w:rPr>
          <w:delText>p</w:delText>
        </w:r>
      </w:del>
      <w:r>
        <w:rPr>
          <w:i/>
        </w:rPr>
        <w:t>ardosa moesta</w:t>
      </w:r>
      <w:r>
        <w:rPr/>
        <w:t xml:space="preserve"> and </w:t>
      </w:r>
      <w:ins w:id="34" w:author="Diane Edwards" w:date="2020-09-22T13:53:00Z">
        <w:r>
          <w:rPr>
            <w:i/>
          </w:rPr>
          <w:t>P</w:t>
        </w:r>
      </w:ins>
      <w:del w:id="35" w:author="Diane Edwards" w:date="2020-09-22T13:52:00Z">
        <w:r>
          <w:rPr>
            <w:i/>
          </w:rPr>
          <w:delText>p</w:delText>
        </w:r>
      </w:del>
      <w:r>
        <w:rPr>
          <w:i/>
        </w:rPr>
        <w:t>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w:t>
      </w:r>
      <w:ins w:id="36" w:author="Diane Edwards" w:date="2020-09-23T10:18:00Z">
        <w:r>
          <w:rPr/>
          <w:t xml:space="preserve">Spiders (Arachnida: Araneae) of the Canadian Prairies. </w:t>
        </w:r>
      </w:ins>
      <w:del w:id="37" w:author="Diane Edwards" w:date="2020-09-23T10:19:00Z">
        <w:r>
          <w:rPr/>
          <w:delText>Arthropods of Canadian grasslands</w:delText>
        </w:r>
      </w:del>
      <w:del w:id="38" w:author="Diane Edwards" w:date="2020-09-23T10:15:00Z">
        <w:r>
          <w:rPr/>
          <w:delText xml:space="preserve"> (Volume 3</w:delText>
        </w:r>
      </w:del>
      <w:del w:id="39" w:author="Diane Edwards" w:date="2020-09-23T10:19:00Z">
        <w:r>
          <w:rPr/>
          <w:delText xml:space="preserve">): </w:delText>
        </w:r>
      </w:del>
      <w:r>
        <w:rPr/>
        <w:commentReference w:id="65"/>
      </w:r>
      <w:del w:id="40" w:author="Diane Edwards" w:date="2020-09-23T10:18:00Z">
        <w:r>
          <w:rPr/>
          <w:delText>Biodiversity and systematics part 1</w:delText>
        </w:r>
      </w:del>
      <w:r>
        <w:rPr/>
        <w:t xml:space="preserve">. In: </w:t>
      </w:r>
      <w:r>
        <w:rPr>
          <w:i/>
        </w:rPr>
        <w:t xml:space="preserve">Arthropods of </w:t>
      </w:r>
      <w:del w:id="41" w:author="Diane Edwards" w:date="2020-09-22T12:35:00Z">
        <w:r>
          <w:rPr>
            <w:i/>
          </w:rPr>
          <w:delText xml:space="preserve">canadian </w:delText>
        </w:r>
      </w:del>
      <w:ins w:id="42" w:author="Diane Edwards" w:date="2020-09-22T12:35:00Z">
        <w:r>
          <w:rPr>
            <w:i/>
          </w:rPr>
          <w:t xml:space="preserve">Canadian </w:t>
        </w:r>
      </w:ins>
      <w:ins w:id="43" w:author="Diane Edwards" w:date="2020-09-23T10:17:00Z">
        <w:r>
          <w:rPr>
            <w:i/>
          </w:rPr>
          <w:t>G</w:t>
        </w:r>
      </w:ins>
      <w:del w:id="44" w:author="Diane Edwards" w:date="2020-09-23T10:17:00Z">
        <w:r>
          <w:rPr>
            <w:i/>
          </w:rPr>
          <w:delText>g</w:delText>
        </w:r>
      </w:del>
      <w:r>
        <w:rPr>
          <w:i/>
        </w:rPr>
        <w:t>rasslands (</w:t>
      </w:r>
      <w:ins w:id="45" w:author="Diane Edwards" w:date="2020-09-23T10:12:00Z">
        <w:r>
          <w:rPr>
            <w:i/>
          </w:rPr>
          <w:t>V</w:t>
        </w:r>
      </w:ins>
      <w:del w:id="46" w:author="Diane Edwards" w:date="2020-09-23T10:12:00Z">
        <w:r>
          <w:rPr>
            <w:i/>
          </w:rPr>
          <w:delText>v</w:delText>
        </w:r>
      </w:del>
      <w:r>
        <w:rPr>
          <w:i/>
        </w:rPr>
        <w:t xml:space="preserve">olume 3): Biodiversity and </w:t>
      </w:r>
      <w:ins w:id="47" w:author="Diane Edwards" w:date="2020-09-23T10:14:00Z">
        <w:r>
          <w:rPr>
            <w:i/>
          </w:rPr>
          <w:t>S</w:t>
        </w:r>
      </w:ins>
      <w:del w:id="48" w:author="Diane Edwards" w:date="2020-09-23T10:14:00Z">
        <w:r>
          <w:rPr>
            <w:i/>
          </w:rPr>
          <w:delText>s</w:delText>
        </w:r>
      </w:del>
      <w:r>
        <w:rPr>
          <w:i/>
        </w:rPr>
        <w:t xml:space="preserve">ystematics </w:t>
      </w:r>
      <w:ins w:id="49" w:author="Diane Edwards" w:date="2020-09-23T10:14:00Z">
        <w:r>
          <w:rPr>
            <w:i/>
          </w:rPr>
          <w:t>P</w:t>
        </w:r>
      </w:ins>
      <w:del w:id="50" w:author="Diane Edwards" w:date="2020-09-23T10:14:00Z">
        <w:r>
          <w:rPr>
            <w:i/>
          </w:rPr>
          <w:delText>p</w:delText>
        </w:r>
      </w:del>
      <w:r>
        <w:rPr>
          <w:i/>
        </w:rPr>
        <w:t>art 1</w:t>
      </w:r>
      <w:r>
        <w:rPr/>
        <w:t xml:space="preserve"> (</w:t>
      </w:r>
      <w:ins w:id="51" w:author="Diane Edwards" w:date="2020-09-23T10:14:00Z">
        <w:r>
          <w:rPr/>
          <w:t>E</w:t>
        </w:r>
      </w:ins>
      <w:del w:id="52" w:author="Diane Edwards" w:date="2020-09-23T10:14:00Z">
        <w:r>
          <w:rPr/>
          <w:delText>e</w:delText>
        </w:r>
      </w:del>
      <w:r>
        <w:rPr/>
        <w:t>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w:t>
      </w:r>
      <w:ins w:id="53" w:author="Diane Edwards" w:date="2020-09-23T10:31:00Z">
        <w:r>
          <w:rPr/>
          <w:t>C</w:t>
        </w:r>
      </w:ins>
      <w:del w:id="54" w:author="Diane Edwards" w:date="2020-09-23T10:31:00Z">
        <w:r>
          <w:rPr/>
          <w:delText>c</w:delText>
        </w:r>
      </w:del>
      <w:r>
        <w:rPr/>
        <w:t xml:space="preserve">arabidae and </w:t>
      </w:r>
      <w:ins w:id="55" w:author="Diane Edwards" w:date="2020-09-23T10:31:00Z">
        <w:r>
          <w:rPr/>
          <w:t>A</w:t>
        </w:r>
      </w:ins>
      <w:del w:id="56" w:author="Diane Edwards" w:date="2020-09-23T10:31:00Z">
        <w:r>
          <w:rPr/>
          <w:delText>a</w:delText>
        </w:r>
      </w:del>
      <w:r>
        <w:rPr/>
        <w:t xml:space="preserve">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Lövei, G.L. &amp; Sunderland, K.D. (1996). Ecology and behavior of ground beetles (</w:t>
      </w:r>
      <w:ins w:id="57" w:author="Diane Edwards" w:date="2020-09-23T10:30:00Z">
        <w:r>
          <w:rPr/>
          <w:t>C</w:t>
        </w:r>
      </w:ins>
      <w:del w:id="58" w:author="Diane Edwards" w:date="2020-09-23T10:30:00Z">
        <w:r>
          <w:rPr/>
          <w:delText>c</w:delText>
        </w:r>
      </w:del>
      <w:r>
        <w:rPr/>
        <w:t xml:space="preserve">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w:t>
      </w:r>
      <w:ins w:id="59" w:author="Diane Edwards" w:date="2020-09-23T10:30:00Z">
        <w:r>
          <w:rPr/>
          <w:t xml:space="preserve"> </w:t>
        </w:r>
      </w:ins>
      <w:r>
        <w:rPr/>
        <w:t>or even larger than</w:t>
      </w:r>
      <w:ins w:id="60" w:author="Diane Edwards" w:date="2020-09-23T10:30:00Z">
        <w:r>
          <w:rPr/>
          <w:t xml:space="preserve"> </w:t>
        </w:r>
      </w:ins>
      <w:r>
        <w:rPr/>
        <w:t xml:space="preserve">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ins w:id="61" w:author="Diane Edwards" w:date="2020-09-23T10:27:00Z">
        <w:r>
          <w:rPr>
            <w:i/>
          </w:rPr>
          <w:t>C</w:t>
        </w:r>
      </w:ins>
      <w:del w:id="62" w:author="Diane Edwards" w:date="2020-09-23T10:27:00Z">
        <w:r>
          <w:rPr>
            <w:i/>
          </w:rPr>
          <w:delText>c</w:delText>
        </w:r>
      </w:del>
      <w:r>
        <w:rPr>
          <w:i/>
        </w:rPr>
        <w:t>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 xml:space="preserve">Van de Poel, S. (2015). Harvestman communities in small forest patches in </w:t>
      </w:r>
      <w:ins w:id="63" w:author="Diane Edwards" w:date="2020-09-22T12:38:00Z">
        <w:r>
          <w:rPr/>
          <w:t>E</w:t>
        </w:r>
      </w:ins>
      <w:del w:id="64" w:author="Diane Edwards" w:date="2020-09-22T12:38:00Z">
        <w:r>
          <w:rPr/>
          <w:delText>e</w:delText>
        </w:r>
      </w:del>
      <w:r>
        <w:rPr/>
        <w:t>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Samuel Robinson" w:date="2020-09-30T15:47:1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11:50): "..."</w:t>
      </w:r>
    </w:p>
    <w:p>
      <w:r>
        <w:rPr>
          <w:rFonts w:ascii="Liberation Serif" w:hAnsi="Liberation Serif" w:eastAsia="DejaVu Sans" w:cs="DejaVu Sans"/>
          <w:sz w:val="20"/>
          <w:lang w:val="en-US" w:eastAsia="en-US" w:bidi="ar-SA"/>
        </w:rPr>
        <w:t>Changed</w:t>
      </w:r>
    </w:p>
  </w:comment>
  <w:comment w:id="2"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3" w:author="Samuel Robinson" w:date="2020-09-30T11:3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11:53): "..."</w:t>
      </w:r>
    </w:p>
    <w:p>
      <w:r>
        <w:rPr>
          <w:rFonts w:ascii="Liberation Serif" w:hAnsi="Liberation Serif" w:eastAsia="DejaVu Sans" w:cs="DejaVu Sans"/>
          <w:sz w:val="20"/>
          <w:lang w:val="en-US" w:eastAsia="en-US" w:bidi="ar-SA"/>
        </w:rPr>
        <w:t>Changed</w:t>
      </w:r>
    </w:p>
  </w:comment>
  <w:comment w:id="4"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5" w:author="Diane Edwards" w:date="2020-09-22T10:55:00Z" w:initials="DE">
    <w:p>
      <w:r>
        <w:rPr>
          <w:rFonts w:ascii="Liberation Serif" w:hAnsi="Liberation Serif" w:eastAsia="DejaVu Sans" w:cs="DejaVu Sans"/>
          <w:lang w:val="en-US" w:eastAsia="en-US" w:bidi="en-US"/>
        </w:rPr>
        <w:t xml:space="preserve">Does this need to be defined or what criteria are met to be an SNL? In this study, Canada / Alberta? </w:t>
      </w:r>
    </w:p>
  </w:comment>
  <w:comment w:id="6" w:author="Samuel Robinson" w:date="2020-09-30T11:23: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10:55): "..."</w:t>
      </w:r>
    </w:p>
    <w:p>
      <w:r>
        <w:rPr>
          <w:rFonts w:ascii="Liberation Serif" w:hAnsi="Liberation Serif" w:eastAsia="DejaVu Sans" w:cs="DejaVu Sans"/>
          <w:sz w:val="20"/>
          <w:lang w:val="en-US" w:eastAsia="en-US" w:bidi="ar-SA"/>
        </w:rPr>
        <w:t>Uncultivated (not tilled/planted) was the only criteria I used</w:t>
      </w:r>
    </w:p>
  </w:comment>
  <w:comment w:id="7" w:author="Diane Edwards" w:date="2020-09-24T09:00:00Z" w:initials="DE">
    <w:p>
      <w:r>
        <w:rPr>
          <w:rFonts w:ascii="Liberation Serif" w:hAnsi="Liberation Serif" w:eastAsia="DejaVu Sans" w:cs="DejaVu Sans"/>
          <w:lang w:val="en-US" w:eastAsia="en-US" w:bidi="en-US"/>
        </w:rPr>
        <w:t>Cropland ?</w:t>
      </w:r>
    </w:p>
  </w:comment>
  <w:comment w:id="8" w:author="Samuel Robinson" w:date="2020-09-30T11:23: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09:00): "..."</w:t>
      </w:r>
    </w:p>
    <w:p>
      <w:r>
        <w:rPr>
          <w:rFonts w:ascii="Liberation Serif" w:hAnsi="Liberation Serif" w:eastAsia="DejaVu Sans" w:cs="DejaVu Sans"/>
          <w:sz w:val="20"/>
          <w:lang w:val="en-US" w:eastAsia="en-US" w:bidi="ar-SA"/>
        </w:rPr>
        <w:t>Done</w:t>
      </w:r>
    </w:p>
  </w:comment>
  <w:comment w:id="9"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10" w:author="Samuel Robinson" w:date="2020-09-30T11:29: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12:18): "..."</w:t>
      </w:r>
    </w:p>
    <w:p>
      <w:r>
        <w:rPr>
          <w:rFonts w:ascii="Liberation Serif" w:hAnsi="Liberation Serif" w:eastAsia="DejaVu Sans" w:cs="DejaVu Sans"/>
          <w:sz w:val="20"/>
          <w:lang w:val="en-US" w:eastAsia="en-US" w:bidi="ar-SA"/>
        </w:rPr>
        <w:t>Changed</w:t>
      </w:r>
    </w:p>
  </w:comment>
  <w:comment w:id="11" w:author="Diane Edwards" w:date="2020-09-23T10:53:00Z" w:initials="DE">
    <w:p>
      <w:r>
        <w:rPr>
          <w:rFonts w:ascii="Liberation Serif" w:hAnsi="Liberation Serif" w:eastAsia="DejaVu Sans" w:cs="DejaVu Sans"/>
          <w:lang w:val="en-US" w:eastAsia="en-US" w:bidi="en-US"/>
        </w:rPr>
        <w:t xml:space="preserve">Is there a better term to use here?  Used one beetle type, 2 species in one genus of spider and one species of harvestmen.   How about qualifying arthropods with “selected or indicator or abundant, …..;?  </w:t>
      </w:r>
    </w:p>
  </w:comment>
  <w:comment w:id="12" w:author="Samuel Robinson" w:date="2020-09-30T11:38: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10:53): "..."</w:t>
      </w:r>
    </w:p>
    <w:p>
      <w:r>
        <w:rPr>
          <w:rFonts w:ascii="Liberation Serif" w:hAnsi="Liberation Serif" w:eastAsia="DejaVu Sans" w:cs="DejaVu Sans"/>
          <w:sz w:val="20"/>
          <w:lang w:val="en-US" w:eastAsia="en-US" w:bidi="ar-SA"/>
        </w:rPr>
        <w:t>I would say that the qualification comes later. The hypotheses should apply to most predatory arthropods, but we we used abundant ones because they’re easy to measure/model.</w:t>
      </w:r>
    </w:p>
  </w:comment>
  <w:comment w:id="13" w:author="Paul Galpern" w:date="2020-09-18T12:37:00Z" w:initials="PG">
    <w:p>
      <w:r>
        <w:rPr>
          <w:rFonts w:ascii="Liberation Serif" w:hAnsi="Liberation Serif" w:eastAsia="Segoe UI" w:cs="Tahoma"/>
          <w:lang w:val="en-US" w:eastAsia="en-US" w:bidi="en-US"/>
        </w:rPr>
        <w:t>Seems too early for results.</w:t>
      </w:r>
    </w:p>
  </w:comment>
  <w:comment w:id="14" w:author="Samuel Robinson" w:date="2020-09-30T15:47: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12:37): "..."</w:t>
      </w:r>
    </w:p>
    <w:p>
      <w:r>
        <w:rPr>
          <w:rFonts w:ascii="Liberation Serif" w:hAnsi="Liberation Serif" w:eastAsia="DejaVu Sans" w:cs="DejaVu Sans"/>
          <w:sz w:val="20"/>
          <w:lang w:val="en-US" w:eastAsia="en-US" w:bidi="ar-SA"/>
        </w:rPr>
        <w:t>Deleted</w:t>
      </w:r>
    </w:p>
  </w:comment>
  <w:comment w:id="1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6" w:author="Samuel Robinson" w:date="2020-09-30T15:47: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13:10): "..."</w:t>
      </w:r>
    </w:p>
    <w:p>
      <w:r>
        <w:rPr>
          <w:rFonts w:ascii="Liberation Serif" w:hAnsi="Liberation Serif" w:eastAsia="DejaVu Sans" w:cs="DejaVu Sans"/>
          <w:sz w:val="20"/>
          <w:lang w:val="en-US" w:eastAsia="en-US" w:bidi="ar-SA"/>
        </w:rPr>
        <w:t>Changed</w:t>
      </w:r>
    </w:p>
  </w:comment>
  <w:comment w:id="17" w:author="Diane Edwards" w:date="2020-09-22T11:03:00Z" w:initials="DE">
    <w:p>
      <w:r>
        <w:rPr>
          <w:rFonts w:ascii="Liberation Serif" w:hAnsi="Liberation Serif" w:eastAsia="DejaVu Sans" w:cs="DejaVu Sans"/>
          <w:lang w:val="en-US" w:eastAsia="en-US" w:bidi="en-US"/>
        </w:rPr>
        <w:t>Opiliones……Literature used for taxonomy</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Edgar, A.L. (1990).  Opiliones (Phalangida). In  529-581. In Soil Biology Guide, ed. Daniel L. Dindal. John Wiley &amp; Sons Eastbourne, UK, 1348 pp.</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 xml:space="preserve">Yigit, N., Bayram, A., Corak, I. Danisman, T. (2007). External morphology of the Male Harvestman Phalangium opilio (Arachnida: Opiliones).  </w:t>
      </w:r>
      <w:r>
        <w:rPr>
          <w:rFonts w:ascii="Liberation Serif" w:hAnsi="Liberation Serif" w:eastAsia="DejaVu Sans" w:cs="DejaVu Sans"/>
          <w:i/>
          <w:iCs/>
          <w:lang w:val="en-CA" w:eastAsia="en-US" w:bidi="en-US"/>
        </w:rPr>
        <w:t xml:space="preserve">Annals of the Entomological Society of America, </w:t>
      </w:r>
      <w:r>
        <w:rPr>
          <w:rFonts w:ascii="Liberation Serif" w:hAnsi="Liberation Serif" w:eastAsia="DejaVu Sans" w:cs="DejaVu Sans"/>
          <w:lang w:val="en-CA" w:eastAsia="en-US" w:bidi="en-US"/>
        </w:rPr>
        <w:t>100(4): 574-581.</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not sure of the format for a chapter in book.</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Lycosides using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Dondale, C.D. &amp; Redner, J.H. (1990). The Insects and Arachnids of Canada Part 17 The Wolf Spiders, Nurseryweb spiders and Lynx Spiders of Canada and Alaska. Araneae: Lycosidae, Pisauridae and Oxyopidae. Agriculture Canada Publication 1990 (Ottawa, ON). 383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Vogel, B.R. (2004). A review of the spider genera </w:t>
      </w:r>
      <w:r>
        <w:rPr>
          <w:rFonts w:ascii="Liberation Serif" w:hAnsi="Liberation Serif" w:eastAsia="DejaVu Sans" w:cs="DejaVu Sans"/>
          <w:i/>
          <w:iCs/>
          <w:lang w:val="en-US" w:eastAsia="en-US" w:bidi="en-US"/>
        </w:rPr>
        <w:t>Pardosa</w:t>
      </w:r>
      <w:r>
        <w:rPr>
          <w:rFonts w:ascii="Liberation Serif" w:hAnsi="Liberation Serif" w:eastAsia="DejaVu Sans" w:cs="DejaVu Sans"/>
          <w:lang w:val="en-US" w:eastAsia="en-US" w:bidi="en-US"/>
        </w:rPr>
        <w:t xml:space="preserve"> and </w:t>
      </w:r>
      <w:r>
        <w:rPr>
          <w:rFonts w:ascii="Liberation Serif" w:hAnsi="Liberation Serif" w:eastAsia="DejaVu Sans" w:cs="DejaVu Sans"/>
          <w:i/>
          <w:iCs/>
          <w:lang w:val="en-US" w:eastAsia="en-US" w:bidi="en-US"/>
        </w:rPr>
        <w:t>Acantholycosa</w:t>
      </w:r>
      <w:r>
        <w:rPr>
          <w:rFonts w:ascii="Liberation Serif" w:hAnsi="Liberation Serif" w:eastAsia="DejaVu Sans" w:cs="DejaVu Sans"/>
          <w:lang w:val="en-US" w:eastAsia="en-US" w:bidi="en-US"/>
        </w:rPr>
        <w:t xml:space="preserve"> (Araneae, Lycosidae) of the 48 contiguous United States. </w:t>
      </w:r>
      <w:r>
        <w:rPr>
          <w:rFonts w:ascii="Liberation Serif" w:hAnsi="Liberation Serif" w:eastAsia="DejaVu Sans" w:cs="DejaVu Sans"/>
          <w:i/>
          <w:iCs/>
          <w:lang w:val="en-US" w:eastAsia="en-US" w:bidi="en-US"/>
        </w:rPr>
        <w:t>Journal of Arachnology</w:t>
      </w:r>
      <w:r>
        <w:rPr>
          <w:rFonts w:ascii="Liberation Serif" w:hAnsi="Liberation Serif" w:eastAsia="DejaVu Sans" w:cs="DejaVu Sans"/>
          <w:lang w:val="en-US" w:eastAsia="en-US" w:bidi="en-US"/>
        </w:rPr>
        <w:t xml:space="preserve">. 32:55-108.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18" w:author="Samuel Robinson" w:date="2020-09-30T16:03:3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11:03): "..."</w:t>
      </w:r>
    </w:p>
    <w:p>
      <w:r>
        <w:rPr>
          <w:rFonts w:ascii="Liberation Serif" w:hAnsi="Liberation Serif" w:eastAsia="DejaVu Sans" w:cs="DejaVu Sans"/>
          <w:sz w:val="20"/>
          <w:lang w:val="en-US" w:eastAsia="en-US" w:bidi="ar-SA"/>
        </w:rPr>
        <w:t>Added</w:t>
      </w:r>
    </w:p>
  </w:comment>
  <w:comment w:id="19" w:author="Diane Edwards" w:date="2020-09-23T11:29:00Z" w:initials="DE">
    <w:p>
      <w:r>
        <w:rPr>
          <w:rFonts w:ascii="Liberation Serif" w:hAnsi="Liberation Serif" w:eastAsia="DejaVu Sans" w:cs="DejaVu Sans"/>
          <w:lang w:val="en-US" w:eastAsia="en-US" w:bidi="en-US"/>
        </w:rPr>
        <w:t xml:space="preserve">Looks like the literature reveals that Pardosa are found everywhere disturbed and undisturbed, pastures, road margins and wooded areas.  Re-word starting off they use an active wandering predation strategy that takes them to many environment.  Graham et al 2003 says Pardosa were highly variable and hard to assign to any particular region of the habitat gradient but the environments in their study were wetter and they were examining moisture conditions..  see pg 87. Your lit review indicates the same.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See:  Graham, AK, Buddle, CM, Spence, JR. 2003 Habitat affinities of spiders living near a freshwater pond. The Journal of Arachnology 31:78-89.</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Distincta has a wide range (Dondale&amp; Redner),  Moesta an equal wide range: meadows, hayfields, marshes, bogs, urban lawns, and even tidal beach drift, deciduous and coniferous forests (Dondale &amp; Redner)</w:t>
      </w:r>
    </w:p>
  </w:comment>
  <w:comment w:id="20" w:author="Samuel Robinson" w:date="2020-09-30T16:03:4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11:29): "..."</w:t>
      </w:r>
    </w:p>
    <w:p>
      <w:r>
        <w:rPr>
          <w:rFonts w:ascii="Liberation Serif" w:hAnsi="Liberation Serif" w:eastAsia="DejaVu Sans" w:cs="DejaVu Sans"/>
          <w:sz w:val="20"/>
          <w:lang w:val="en-US" w:eastAsia="en-US" w:bidi="ar-SA"/>
        </w:rPr>
        <w:t>Changed</w:t>
      </w:r>
    </w:p>
  </w:comment>
  <w:comment w:id="21" w:author="Diane Edwards" w:date="2020-09-22T13:06:00Z" w:initials="DE">
    <w:p>
      <w:r>
        <w:rPr>
          <w:rFonts w:ascii="Liberation Serif" w:hAnsi="Liberation Serif" w:eastAsia="DejaVu Sans" w:cs="DejaVu Sans"/>
          <w:lang w:val="en-US" w:eastAsia="en-US" w:bidi="en-US"/>
        </w:rPr>
        <w:t>P. opilio is mostly likely introduced from Europe.  Found in drier areas that are disturbed (gardens and roadside ditches) and in grasslands and forest edges.  Eggs laid in fall, juveniles appear in early April, adults evident in June.  Adults don’t over winter (Bragg &amp; Holmberg 2009).</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Bragg, P.D. &amp; Holmberg, R.G. (2009). The Harvestmen (Arachnida, Opiliones) of British Columbia. Journal of Entomological Society of British Columbia. 106: December: 29-37.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Prey:  small, soft skinned invertebrates like aphids, psylloids etc (I can give  you a complete list). </w:t>
      </w:r>
    </w:p>
    <w:p>
      <w:r>
        <w:rPr>
          <w:rFonts w:ascii="Liberation Serif" w:hAnsi="Liberation Serif" w:eastAsia="DejaVu Sans" w:cs="DejaVu Sans"/>
          <w:lang w:val="en-CA" w:eastAsia="en-US" w:bidi="en-US"/>
        </w:rPr>
        <w:t>Acosta &amp; Machado.  2007.</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Acosta, L.E. &amp; Machado, G.  (2007 ). Chapter 8 Diet and Foraging 309-338 In. Harvestmen The Biology of Opiliones. Ed. Pinto-da-Rocha, R., Machado, G. &amp; Giribet, G. Harvard University Press Cambridge, Massachusetts. 597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Opportunistic generalists </w:t>
      </w:r>
    </w:p>
  </w:comment>
  <w:comment w:id="22" w:author="Samuel Robinson" w:date="2020-09-30T16:04:5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13:06): "..."</w:t>
      </w:r>
    </w:p>
    <w:p>
      <w:r>
        <w:rPr>
          <w:rFonts w:ascii="Liberation Serif" w:hAnsi="Liberation Serif" w:eastAsia="DejaVu Sans" w:cs="DejaVu Sans"/>
          <w:sz w:val="20"/>
          <w:lang w:val="en-US" w:eastAsia="en-US" w:bidi="ar-SA"/>
        </w:rPr>
        <w:t>Added</w:t>
      </w:r>
    </w:p>
  </w:comment>
  <w:comment w:id="23" w:author="Diane Edwards" w:date="2020-09-22T11:13:00Z" w:initials="DE">
    <w:p>
      <w:r>
        <w:rPr>
          <w:rFonts w:ascii="Liberation Serif" w:hAnsi="Liberation Serif" w:eastAsia="DejaVu Sans" w:cs="DejaVu Sans"/>
          <w:lang w:val="en-US" w:eastAsia="en-US" w:bidi="en-US"/>
        </w:rPr>
        <w:t xml:space="preserve">Suggestion to use a topic sentence here:  </w:t>
      </w:r>
    </w:p>
    <w:p>
      <w:r>
        <w:rPr>
          <w:rFonts w:ascii="Liberation Serif" w:hAnsi="Liberation Serif" w:eastAsia="DejaVu Sans" w:cs="DejaVu Sans"/>
          <w:lang w:val="en-US" w:eastAsia="en-US" w:bidi="en-US"/>
        </w:rPr>
        <w:t xml:space="preserve">How about…. </w:t>
      </w:r>
    </w:p>
    <w:p>
      <w:r>
        <w:rPr>
          <w:rFonts w:ascii="Liberation Serif" w:hAnsi="Liberation Serif" w:eastAsia="DejaVu Sans" w:cs="DejaVu Sans"/>
          <w:lang w:val="en-US" w:eastAsia="en-US" w:bidi="en-US"/>
        </w:rPr>
        <w:t xml:space="preserve">Disentangling the relationship among trap, organism activity and abundance, and landscape was carried out. </w:t>
      </w:r>
    </w:p>
  </w:comment>
  <w:comment w:id="24" w:author="Samuel Robinson" w:date="2020-09-30T16:22: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11:13): "..."</w:t>
      </w:r>
    </w:p>
    <w:p>
      <w:r>
        <w:rPr>
          <w:rFonts w:ascii="Liberation Serif" w:hAnsi="Liberation Serif" w:eastAsia="DejaVu Sans" w:cs="DejaVu Sans"/>
          <w:sz w:val="20"/>
          <w:lang w:val="en-US" w:eastAsia="en-US" w:bidi="ar-SA"/>
        </w:rPr>
        <w:t>Added, and moved paragraph</w:t>
      </w:r>
    </w:p>
  </w:comment>
  <w:comment w:id="25" w:author="Diane Edwards" w:date="2020-09-23T11:59:00Z" w:initials="DE">
    <w:p>
      <w:r>
        <w:rPr>
          <w:rFonts w:ascii="Liberation Serif" w:hAnsi="Liberation Serif" w:eastAsia="DejaVu Sans" w:cs="DejaVu Sans"/>
          <w:lang w:val="en-US" w:eastAsia="en-US" w:bidi="en-US"/>
        </w:rPr>
        <w:t>Should this term be hyphenated?</w:t>
      </w:r>
    </w:p>
  </w:comment>
  <w:comment w:id="26" w:author="Samuel Robinson" w:date="2020-09-30T16:22:2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11:59): "..."</w:t>
      </w:r>
    </w:p>
    <w:p>
      <w:r>
        <w:rPr>
          <w:rFonts w:ascii="Liberation Serif" w:hAnsi="Liberation Serif" w:eastAsia="DejaVu Sans" w:cs="DejaVu Sans"/>
          <w:sz w:val="20"/>
          <w:lang w:val="en-US" w:eastAsia="en-US" w:bidi="ar-SA"/>
        </w:rPr>
        <w:t>Changed</w:t>
      </w:r>
    </w:p>
  </w:comment>
  <w:comment w:id="27" w:author="Diane Edwards" w:date="2020-09-23T11:06:00Z" w:initials="DE">
    <w:p>
      <w:r>
        <w:rPr>
          <w:rFonts w:ascii="Liberation Serif" w:hAnsi="Liberation Serif" w:eastAsia="DejaVu Sans" w:cs="DejaVu Sans"/>
          <w:lang w:val="en-US" w:eastAsia="en-US" w:bidi="en-US"/>
        </w:rPr>
        <w:t xml:space="preserve">See:  Graham, AK, Buddle, CM, Spence, JR. 2003 Habitat affinities of spiders living near a freshwater pond. The Journal of Arachnology 31:78-89.  They collected moesta and distincta in pitfalls.  </w:t>
      </w:r>
    </w:p>
  </w:comment>
  <w:comment w:id="28" w:author="Samuel Robinson" w:date="2020-09-30T16:24:2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11:06): "..."</w:t>
      </w:r>
    </w:p>
    <w:p>
      <w:r>
        <w:rPr>
          <w:rFonts w:ascii="Liberation Serif" w:hAnsi="Liberation Serif" w:eastAsia="DejaVu Sans" w:cs="DejaVu Sans"/>
          <w:sz w:val="20"/>
          <w:lang w:val="en-US" w:eastAsia="en-US" w:bidi="ar-SA"/>
        </w:rPr>
        <w:t>Right, but they didn’t link activity density to ecosystem services</w:t>
      </w:r>
    </w:p>
  </w:comment>
  <w:comment w:id="29" w:author="Paul Galpern" w:date="2020-09-18T13:16:00Z" w:initials="PG">
    <w:p>
      <w:r>
        <w:rPr>
          <w:rFonts w:ascii="Liberation Serif" w:hAnsi="Liberation Serif" w:eastAsia="Segoe UI" w:cs="Tahoma"/>
          <w:lang w:val="en-US" w:eastAsia="en-US" w:bidi="en-US"/>
        </w:rPr>
        <w:t>This is a good description.</w:t>
      </w:r>
    </w:p>
  </w:comment>
  <w:comment w:id="30" w:author="Samuel Robinson" w:date="2020-09-30T16:27:3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13:16): "..."</w:t>
      </w:r>
    </w:p>
    <w:p>
      <w:r>
        <w:rPr>
          <w:rFonts w:ascii="Liberation Serif" w:hAnsi="Liberation Serif" w:eastAsia="DejaVu Sans" w:cs="DejaVu Sans"/>
          <w:sz w:val="20"/>
          <w:lang w:val="en-US" w:eastAsia="en-US" w:bidi="ar-SA"/>
        </w:rPr>
        <w:t>Good</w:t>
      </w:r>
    </w:p>
  </w:comment>
  <w:comment w:id="31" w:author="Diane Edwards" w:date="2020-09-24T11:03:00Z" w:initials="DE">
    <w:p>
      <w:r>
        <w:rPr>
          <w:rFonts w:ascii="Liberation Serif" w:hAnsi="Liberation Serif" w:eastAsia="DejaVu Sans" w:cs="DejaVu Sans"/>
          <w:lang w:val="en-US" w:eastAsia="en-US" w:bidi="en-US"/>
        </w:rPr>
        <w:t>Trees and shurbs??</w:t>
      </w:r>
    </w:p>
  </w:comment>
  <w:comment w:id="32" w:author="Samuel Robinson" w:date="2020-09-30T16:25:5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11:03): "..."</w:t>
      </w:r>
    </w:p>
    <w:p>
      <w:r>
        <w:rPr>
          <w:rFonts w:ascii="Liberation Serif" w:hAnsi="Liberation Serif" w:eastAsia="DejaVu Sans" w:cs="DejaVu Sans"/>
          <w:sz w:val="20"/>
          <w:lang w:val="en-US" w:eastAsia="en-US" w:bidi="ar-SA"/>
        </w:rPr>
        <w:t>Changed</w:t>
      </w:r>
    </w:p>
  </w:comment>
  <w:comment w:id="33" w:author="Diane Edwards" w:date="2020-09-23T12:25:00Z" w:initials="DE">
    <w:p>
      <w:r>
        <w:rPr>
          <w:rFonts w:ascii="Liberation Serif" w:hAnsi="Liberation Serif" w:eastAsia="DejaVu Sans" w:cs="DejaVu Sans"/>
          <w:lang w:val="en-US" w:eastAsia="en-US" w:bidi="en-US"/>
        </w:rPr>
        <w:t>List the landscapes here used for analysis?</w:t>
      </w:r>
    </w:p>
  </w:comment>
  <w:comment w:id="34" w:author="Samuel Robinson" w:date="2020-09-30T16:27:4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12:25): "..."</w:t>
      </w:r>
    </w:p>
    <w:p>
      <w:r>
        <w:rPr>
          <w:rFonts w:ascii="Liberation Serif" w:hAnsi="Liberation Serif" w:eastAsia="DejaVu Sans" w:cs="DejaVu Sans"/>
          <w:sz w:val="20"/>
          <w:lang w:val="en-US" w:eastAsia="en-US" w:bidi="ar-SA"/>
        </w:rPr>
        <w:t>Changed</w:t>
      </w:r>
    </w:p>
  </w:comment>
  <w:comment w:id="35"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36" w:author="Samuel Robinson" w:date="2020-10-08T11:00:01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Paul Galpern (09/18/2020, 13:18): "..."</w:t>
      </w:r>
    </w:p>
    <w:p>
      <w:r>
        <w:rPr>
          <w:rFonts w:ascii="Liberation Serif" w:hAnsi="Liberation Serif" w:eastAsia="DejaVu Sans" w:cs="DejaVu Sans"/>
          <w:sz w:val="20"/>
          <w:lang w:val="en-US" w:eastAsia="en-US" w:bidi="ar-SA"/>
        </w:rPr>
        <w:t>Made a box for this</w:t>
      </w:r>
    </w:p>
  </w:comment>
  <w:comment w:id="37" w:author="Paul Galpern" w:date="2020-09-18T13:20:00Z" w:initials="PG">
    <w:p>
      <w:r>
        <w:rPr>
          <w:rFonts w:ascii="Liberation Serif" w:hAnsi="Liberation Serif" w:eastAsia="Segoe UI" w:cs="Tahoma"/>
          <w:lang w:val="en-US" w:eastAsia="en-US" w:bidi="en-US"/>
        </w:rPr>
        <w:t>I don’t think you need to repeat this.</w:t>
      </w:r>
    </w:p>
  </w:comment>
  <w:comment w:id="38" w:author="Samuel Robinson" w:date="2020-09-30T16:28:2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13:20): "..."</w:t>
      </w:r>
    </w:p>
    <w:p>
      <w:r>
        <w:rPr>
          <w:rFonts w:ascii="Liberation Serif" w:hAnsi="Liberation Serif" w:eastAsia="DejaVu Sans" w:cs="DejaVu Sans"/>
          <w:sz w:val="20"/>
          <w:lang w:val="en-US" w:eastAsia="en-US" w:bidi="ar-SA"/>
        </w:rPr>
        <w:t>Changed</w:t>
      </w:r>
    </w:p>
  </w:comment>
  <w:comment w:id="39" w:author="Diane Edwards" w:date="2020-09-22T11:16:00Z" w:initials="DE">
    <w:p>
      <w:r>
        <w:rPr>
          <w:rFonts w:ascii="Liberation Serif" w:hAnsi="Liberation Serif" w:eastAsia="DejaVu Sans" w:cs="DejaVu Sans"/>
          <w:lang w:val="en-US" w:eastAsia="en-US" w:bidi="en-US"/>
        </w:rPr>
        <w:t xml:space="preserve">For me a bit hard to follow all the results could you summarize the landscape type, cover crop and source and sink and early and late season using a table?  Maybe using +/-, ns?  Or summarize the selected data. I see the table with the R2 maybe bold those that are significant for the model to help the reader.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having a difficult time determining if these data support the hypothesis.</w:t>
      </w:r>
    </w:p>
  </w:comment>
  <w:comment w:id="40" w:author="Samuel Robinson" w:date="2020-10-02T14:47:4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11:16): "..."</w:t>
      </w:r>
    </w:p>
    <w:p>
      <w:r>
        <w:rPr>
          <w:rFonts w:ascii="Liberation Serif" w:hAnsi="Liberation Serif" w:eastAsia="DejaVu Sans" w:cs="DejaVu Sans"/>
          <w:sz w:val="20"/>
          <w:lang w:val="en-US" w:eastAsia="en-US" w:bidi="ar-SA"/>
        </w:rPr>
        <w:t xml:space="preserve">Because of the nature of the functional regression, the effects aren’t easy to explain using +/-/n.s as they may be +/-/n.s. at different times and places but not at others. I don’t really like the term “significance” when it comes down to it, and I’ve avoided using it throughout the manuscript. </w:t>
      </w:r>
    </w:p>
  </w:comment>
  <w:comment w:id="41" w:author="Diane Edwards" w:date="2020-09-23T12:56:00Z" w:initials="DE">
    <w:p>
      <w:r>
        <w:rPr>
          <w:rFonts w:ascii="Liberation Serif" w:hAnsi="Liberation Serif" w:eastAsia="DejaVu Sans" w:cs="DejaVu Sans"/>
          <w:lang w:val="en-US" w:eastAsia="en-US" w:bidi="en-US"/>
        </w:rPr>
        <w:t xml:space="preserve">Pasture effect and woodland effect missing in graph A?  </w:t>
      </w:r>
    </w:p>
  </w:comment>
  <w:comment w:id="42" w:author="Samuel Robinson" w:date="2020-10-02T14:41: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12:56): "..."</w:t>
      </w:r>
    </w:p>
    <w:p>
      <w:r>
        <w:rPr>
          <w:rFonts w:ascii="Liberation Serif" w:hAnsi="Liberation Serif" w:eastAsia="DejaVu Sans" w:cs="DejaVu Sans"/>
          <w:sz w:val="20"/>
          <w:lang w:val="en-US" w:eastAsia="en-US" w:bidi="ar-SA"/>
        </w:rPr>
        <w:t>Pasture and woodland were never used as trap locations.</w:t>
      </w:r>
    </w:p>
  </w:comment>
  <w:comment w:id="43" w:author="Diane Edwards" w:date="2020-09-24T10:59:00Z" w:initials="DE">
    <w:p>
      <w:r>
        <w:rPr>
          <w:rFonts w:ascii="Liberation Serif" w:hAnsi="Liberation Serif" w:eastAsia="DejaVu Sans" w:cs="DejaVu Sans"/>
          <w:lang w:val="en-US" w:eastAsia="en-US" w:bidi="en-US"/>
        </w:rPr>
        <w:t>Purple?</w:t>
      </w:r>
    </w:p>
  </w:comment>
  <w:comment w:id="44" w:author="Samuel Robinson" w:date="2020-10-02T14:42:0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10:59): "..."</w:t>
      </w:r>
    </w:p>
    <w:p>
      <w:r>
        <w:rPr>
          <w:rFonts w:ascii="Liberation Serif" w:hAnsi="Liberation Serif" w:eastAsia="DejaVu Sans" w:cs="DejaVu Sans"/>
          <w:sz w:val="20"/>
          <w:lang w:val="en-US" w:eastAsia="en-US" w:bidi="ar-SA"/>
        </w:rPr>
        <w:t>Changed</w:t>
      </w:r>
    </w:p>
  </w:comment>
  <w:comment w:id="45" w:author="Diane Edwards" w:date="2020-09-23T12:52:00Z" w:initials="DE">
    <w:p>
      <w:r>
        <w:rPr>
          <w:rFonts w:ascii="Liberation Serif" w:hAnsi="Liberation Serif" w:eastAsia="DejaVu Sans" w:cs="DejaVu Sans"/>
          <w:lang w:val="en-US" w:eastAsia="en-US" w:bidi="en-US"/>
        </w:rPr>
        <w:t>Pulse effect in graph a? Needed?</w:t>
      </w:r>
    </w:p>
  </w:comment>
  <w:comment w:id="46" w:author="Samuel Robinson" w:date="2020-10-02T14:42:4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12:52): "..."</w:t>
      </w:r>
    </w:p>
    <w:p>
      <w:r>
        <w:rPr>
          <w:rFonts w:ascii="Liberation Serif" w:hAnsi="Liberation Serif" w:eastAsia="DejaVu Sans" w:cs="DejaVu Sans"/>
          <w:sz w:val="20"/>
          <w:lang w:val="en-US" w:eastAsia="en-US" w:bidi="ar-SA"/>
        </w:rPr>
        <w:t>Pulses not used as trapping location</w:t>
      </w:r>
    </w:p>
  </w:comment>
  <w:comment w:id="47" w:author="Diane Edwards" w:date="2020-09-23T12:07:00Z" w:initials="DE">
    <w:p>
      <w:r>
        <w:rPr>
          <w:rFonts w:ascii="Liberation Serif" w:hAnsi="Liberation Serif" w:eastAsia="DejaVu Sans" w:cs="DejaVu Sans"/>
          <w:lang w:val="en-US" w:eastAsia="en-US" w:bidi="en-US"/>
        </w:rPr>
        <w:t xml:space="preserve">Was the wetland effect interesting for P. opilio?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What classification are the pivot corners (field edge)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In the figure below  where is the woodland effect on the activity-density plot vs location? </w:t>
      </w:r>
    </w:p>
  </w:comment>
  <w:comment w:id="48" w:author="Samuel Robinson" w:date="2020-10-02T14:57:46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12:07): "..."</w:t>
      </w:r>
    </w:p>
    <w:p>
      <w:r>
        <w:rPr>
          <w:rFonts w:ascii="Liberation Serif" w:hAnsi="Liberation Serif" w:eastAsia="DejaVu Sans" w:cs="DejaVu Sans"/>
          <w:sz w:val="20"/>
          <w:lang w:val="en-US" w:eastAsia="en-US" w:bidi="ar-SA"/>
        </w:rPr>
        <w:t>Grassland and wetland were lumped. Grassland effect shown in next figure.</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Changed pivot corner to grassy field margins</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Again, we didn’t do pitfall trapping in woodlands. Updated Methods to make this slightly clearer.</w:t>
      </w:r>
    </w:p>
  </w:comment>
  <w:comment w:id="49" w:author="Diane Edwards" w:date="2020-09-23T12:51:00Z" w:initials="DE">
    <w:p>
      <w:r>
        <w:rPr>
          <w:rFonts w:ascii="Liberation Serif" w:hAnsi="Liberation Serif" w:eastAsia="DejaVu Sans" w:cs="DejaVu Sans"/>
          <w:lang w:val="en-US" w:eastAsia="en-US" w:bidi="en-US"/>
        </w:rPr>
        <w:t xml:space="preserve">Where is the woodland effect in the activity vs trap location graph? </w:t>
      </w:r>
    </w:p>
  </w:comment>
  <w:comment w:id="50"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51" w:author="Samuel Robinson" w:date="2020-10-02T14:45:2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13:33): "..."</w:t>
      </w:r>
    </w:p>
    <w:p>
      <w:r>
        <w:rPr>
          <w:rFonts w:ascii="Liberation Serif" w:hAnsi="Liberation Serif" w:eastAsia="DejaVu Sans" w:cs="DejaVu Sans"/>
          <w:sz w:val="20"/>
          <w:lang w:val="en-US" w:eastAsia="en-US" w:bidi="ar-SA"/>
        </w:rPr>
        <w:t>Nakagawa’s R-squared</w:t>
      </w:r>
    </w:p>
  </w:comment>
  <w:comment w:id="52" w:author="Diane Edwards" w:date="2020-09-23T12:35:00Z" w:initials="DE">
    <w:p>
      <w:r>
        <w:rPr>
          <w:rFonts w:ascii="Liberation Serif" w:hAnsi="Liberation Serif" w:eastAsia="DejaVu Sans" w:cs="DejaVu Sans"/>
          <w:lang w:val="en-US" w:eastAsia="en-US" w:bidi="en-US"/>
        </w:rPr>
        <w:t xml:space="preserve">Woodlands? </w:t>
      </w:r>
    </w:p>
  </w:comment>
  <w:comment w:id="53" w:author="Samuel Robinson" w:date="2020-10-02T14:45: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12:35): "..."</w:t>
      </w:r>
    </w:p>
    <w:p>
      <w:r>
        <w:rPr>
          <w:rFonts w:ascii="Liberation Serif" w:hAnsi="Liberation Serif" w:eastAsia="DejaVu Sans" w:cs="DejaVu Sans"/>
          <w:sz w:val="20"/>
          <w:lang w:val="en-US" w:eastAsia="en-US" w:bidi="ar-SA"/>
        </w:rPr>
        <w:t>Changed</w:t>
      </w:r>
    </w:p>
  </w:comment>
  <w:comment w:id="54" w:author="Diane Edwards" w:date="2020-09-23T12:34:00Z" w:initials="DE">
    <w:p>
      <w:r>
        <w:rPr>
          <w:rFonts w:ascii="Liberation Serif" w:hAnsi="Liberation Serif" w:eastAsia="DejaVu Sans" w:cs="DejaVu Sans"/>
          <w:lang w:val="en-US" w:eastAsia="en-US" w:bidi="en-US"/>
        </w:rPr>
        <w:t>Can you just say support and drop the qualifier (some)</w:t>
      </w:r>
    </w:p>
  </w:comment>
  <w:comment w:id="55" w:author="Diane Edwards" w:date="2020-09-24T11:11:00Z" w:initials="DE">
    <w:p>
      <w:r>
        <w:rPr>
          <w:rFonts w:ascii="Liberation Serif" w:hAnsi="Liberation Serif" w:eastAsia="DejaVu Sans" w:cs="DejaVu Sans"/>
          <w:lang w:val="en-US" w:eastAsia="en-US" w:bidi="en-US"/>
        </w:rPr>
        <w:t xml:space="preserve">Define this earlier in the paper. </w:t>
      </w:r>
    </w:p>
  </w:comment>
  <w:comment w:id="56"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58" w:author="Diane Edwards" w:date="2020-09-23T13:07:00Z" w:initials="DE">
    <w:p>
      <w:r>
        <w:rPr>
          <w:rFonts w:ascii="Liberation Serif" w:hAnsi="Liberation Serif" w:eastAsia="DejaVu Sans" w:cs="DejaVu Sans"/>
          <w:lang w:val="en-US" w:eastAsia="en-US" w:bidi="en-US"/>
        </w:rPr>
        <w:t xml:space="preserve">Do Pardosa over winter as adults in AB? </w:t>
      </w:r>
    </w:p>
  </w:comment>
  <w:comment w:id="59" w:author="Diane Edwards" w:date="2020-09-23T12:47:00Z" w:initials="DE">
    <w:p>
      <w:r>
        <w:rPr>
          <w:rFonts w:ascii="Liberation Serif" w:hAnsi="Liberation Serif" w:eastAsia="DejaVu Sans" w:cs="DejaVu Sans"/>
          <w:lang w:val="en-US" w:eastAsia="en-US" w:bidi="en-US"/>
        </w:rPr>
        <w:t>Seems to be known to be wide spread</w:t>
      </w:r>
    </w:p>
  </w:comment>
  <w:comment w:id="57" w:author="Diane Edwards" w:date="2020-09-22T11:16:00Z" w:initials="DE">
    <w:p>
      <w:r>
        <w:rPr>
          <w:rFonts w:ascii="Liberation Serif" w:hAnsi="Liberation Serif" w:eastAsia="DejaVu Sans" w:cs="DejaVu Sans"/>
          <w:lang w:val="en-US" w:eastAsia="en-US" w:bidi="en-US"/>
        </w:rPr>
        <w:t>What effects do SNL have? Can you say explicitly?</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 local sinks and landscape-level source not clear to me the implications. </w:t>
      </w:r>
    </w:p>
  </w:comment>
  <w:comment w:id="61" w:author="Diane Edwards" w:date="2020-09-23T12:48:00Z" w:initials="DE">
    <w:p>
      <w:r>
        <w:rPr>
          <w:rFonts w:ascii="Liberation Serif" w:hAnsi="Liberation Serif" w:eastAsia="DejaVu Sans" w:cs="DejaVu Sans"/>
          <w:lang w:val="en-US" w:eastAsia="en-US" w:bidi="en-US"/>
        </w:rPr>
        <w:t>What landscape feature was this embedded in?</w:t>
      </w:r>
    </w:p>
  </w:comment>
  <w:comment w:id="62" w:author="Diane Edwards" w:date="2020-09-23T12:48:00Z" w:initials="DE">
    <w:p>
      <w:r>
        <w:rPr>
          <w:rFonts w:ascii="Liberation Serif" w:hAnsi="Liberation Serif" w:eastAsia="DejaVu Sans" w:cs="DejaVu Sans"/>
          <w:lang w:val="en-US" w:eastAsia="en-US" w:bidi="en-US"/>
        </w:rPr>
        <w:t>I believe they have a need for water maybe more than others</w:t>
      </w:r>
    </w:p>
  </w:comment>
  <w:comment w:id="60" w:author="Diane Edwards" w:date="2020-09-22T11:16:00Z" w:initials="DE">
    <w:p>
      <w:r>
        <w:rPr>
          <w:rFonts w:ascii="Liberation Serif" w:hAnsi="Liberation Serif" w:eastAsia="DejaVu Sans" w:cs="DejaVu Sans"/>
          <w:lang w:val="en-US" w:eastAsia="en-US" w:bidi="en-US"/>
        </w:rPr>
        <w:t xml:space="preserve">Holmberg when I talked to him thought this introduced harvestmen (P. opilio) was outcompeting the others. </w:t>
      </w:r>
    </w:p>
  </w:comment>
  <w:comment w:id="63"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64" w:author="Diane Edwards" w:date="2020-09-23T12:44:00Z" w:initials="DE">
    <w:p>
      <w:r>
        <w:rPr>
          <w:rFonts w:ascii="Liberation Serif" w:hAnsi="Liberation Serif" w:eastAsia="DejaVu Sans" w:cs="DejaVu Sans"/>
          <w:lang w:val="en-US" w:eastAsia="en-US" w:bidi="en-US"/>
        </w:rPr>
        <w:t>Wow that looks crazy compared to the other organisms.</w:t>
      </w:r>
    </w:p>
  </w:comment>
  <w:comment w:id="65" w:author="Diane Edwards" w:date="2020-09-23T10:16:00Z" w:initials="DE">
    <w:p>
      <w:r>
        <w:rPr>
          <w:rFonts w:ascii="Liberation Serif" w:hAnsi="Liberation Serif" w:eastAsia="DejaVu Sans" w:cs="DejaVu Sans"/>
          <w:lang w:val="en-US" w:eastAsia="en-US" w:bidi="en-US"/>
        </w:rPr>
        <w:t xml:space="preserve">Should this be </w:t>
      </w:r>
    </w:p>
    <w:p>
      <w:r>
        <w:rPr>
          <w:rFonts w:ascii="Liberation Serif" w:hAnsi="Liberation Serif" w:eastAsia="DejaVu Sans" w:cs="DejaVu Sans"/>
          <w:lang w:val="en-US" w:eastAsia="en-US" w:bidi="en-US"/>
        </w:rPr>
        <w:t>Spiders (Arachnida: Araneae) of the Canadian Prairies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503</TotalTime>
  <Application>LibreOffice/6.0.7.3$Linux_X86_64 LibreOffice_project/00m0$Build-3</Application>
  <Pages>28</Pages>
  <Words>7434</Words>
  <Characters>43232</Characters>
  <CharactersWithSpaces>49984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2020-09-24T15:00:00Z</dcterms:created>
  <dc:creator>Samuel Robinson;Paul Galpern</dc:creator>
  <dc:description/>
  <dc:language>en-CA</dc:language>
  <cp:lastModifiedBy>Samuel Robinson</cp:lastModifiedBy>
  <dcterms:modified xsi:type="dcterms:W3CDTF">2020-10-08T13:53:16Z</dcterms:modified>
  <cp:revision>8</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