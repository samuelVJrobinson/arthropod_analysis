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commentRangeStart w:id="0"/>
      <w:r>
        <w:rPr/>
        <w:t>Non-crop features influence the abundance and timing of beneficial arthropod abundance</w:t>
      </w:r>
      <w:commentRangeEnd w:id="0"/>
      <w:r>
        <w:commentReference w:id="0"/>
      </w:r>
      <w:r>
        <w:rPr/>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w:t>
      </w:r>
      <w:del w:id="0" w:author="Paul Galpern" w:date="2020-09-18T11:52:00Z">
        <w:r>
          <w:rPr/>
          <w:delText xml:space="preserve">prairie </w:delText>
        </w:r>
      </w:del>
      <w:r>
        <w:rPr/>
        <w:t xml:space="preserve">agro-ecosystems, and can use non-crop features as overwintering habitats. However, it is unclear which types of landscape features constitute useful non-crop habitat, and what </w:t>
      </w:r>
      <w:commentRangeStart w:id="1"/>
      <w:r>
        <w:rPr/>
        <w:t xml:space="preserve">spatial scale of habitat </w:t>
      </w:r>
      <w:r>
        <w:rPr/>
      </w:r>
      <w:commentRangeEnd w:id="1"/>
      <w:r>
        <w:commentReference w:id="1"/>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2"/>
      <w:r>
        <w:rPr/>
        <w:t>Farmers</w:t>
      </w:r>
      <w:r>
        <w:rPr/>
      </w:r>
      <w:commentRangeEnd w:id="2"/>
      <w:r>
        <w:commentReference w:id="2"/>
      </w:r>
      <w:r>
        <w:rPr/>
        <w:t xml:space="preserve"> should consider </w:t>
      </w:r>
      <w:ins w:id="1" w:author="Paul Galpern" w:date="2020-09-18T12:13:00Z">
        <w:r>
          <w:rPr/>
          <w:t xml:space="preserve">the temporal dimension </w:t>
        </w:r>
      </w:ins>
      <w:ins w:id="2" w:author="Paul Galpern" w:date="2020-09-18T12:14:00Z">
        <w:r>
          <w:rPr/>
          <w:t xml:space="preserve">of non-crop habitats, in order to </w:t>
        </w:r>
      </w:ins>
      <w:r>
        <w:rPr/>
        <w:t>preser</w:t>
      </w:r>
      <w:ins w:id="3" w:author="Paul Galpern" w:date="2020-09-18T12:14:00Z">
        <w:r>
          <w:rPr/>
          <w:t>ve</w:t>
        </w:r>
      </w:ins>
      <w:del w:id="4" w:author="Paul Galpern" w:date="2020-09-18T12:14:00Z">
        <w:r>
          <w:rPr/>
          <w:delText xml:space="preserve">ving </w:delText>
        </w:r>
      </w:del>
      <w:ins w:id="5" w:author="Paul Galpern" w:date="2020-09-18T12:12:00Z">
        <w:r>
          <w:rPr/>
          <w:t xml:space="preserve">a </w:t>
        </w:r>
      </w:ins>
      <w:ins w:id="6" w:author="Paul Galpern" w:date="2020-09-18T12:13:00Z">
        <w:r>
          <w:rPr/>
          <w:t xml:space="preserve">mosaic of grasslands, wetlands and other non-crop </w:t>
        </w:r>
      </w:ins>
      <w:ins w:id="7" w:author="Paul Galpern" w:date="2020-09-18T12:14:00Z">
        <w:r>
          <w:rPr/>
          <w:t>features</w:t>
        </w:r>
      </w:ins>
      <w:ins w:id="8" w:author="Paul Galpern" w:date="2020-09-18T12:13:00Z">
        <w:r>
          <w:rPr/>
          <w:t xml:space="preserve"> capable of providing reservoirs habitats</w:t>
        </w:r>
      </w:ins>
      <w:ins w:id="9" w:author="Paul Galpern" w:date="2020-09-18T12:16:00Z">
        <w:r>
          <w:rPr/>
          <w:t xml:space="preserve"> for beneficial arthropods</w:t>
        </w:r>
      </w:ins>
      <w:ins w:id="10" w:author="Paul Galpern" w:date="2020-09-18T12:13:00Z">
        <w:r>
          <w:rPr/>
          <w:t xml:space="preserve"> at different</w:t>
        </w:r>
      </w:ins>
      <w:ins w:id="11" w:author="Paul Galpern" w:date="2020-09-18T12:14:00Z">
        <w:r>
          <w:rPr/>
          <w:t xml:space="preserve"> times of the</w:t>
        </w:r>
      </w:ins>
      <w:ins w:id="12" w:author="Paul Galpern" w:date="2020-09-18T12:15:00Z">
        <w:r>
          <w:rPr/>
          <w:t xml:space="preserve"> season.</w:t>
        </w:r>
      </w:ins>
      <w:del w:id="13" w:author="SR" w:date="2020-09-21T12:52:00Z">
        <w:r>
          <w:rPr/>
          <w:delText>existing grasslands and wetlands to act as reservoir habitats for the surrounding cropland.</w:delText>
        </w:r>
      </w:del>
    </w:p>
    <w:p>
      <w:pPr>
        <w:pStyle w:val="FirstParagraph"/>
        <w:rPr/>
      </w:pPr>
      <w:r>
        <w:rPr/>
        <w:t>Arthropods are one of the most influential groups of animals in agricultural systems. Pest arthropods can cause large reductions in crop yield (Oerke 2005), which can result in downstream economic effects, food insecurity</w:t>
      </w:r>
      <w:commentRangeStart w:id="3"/>
      <w:r>
        <w:rPr/>
        <w:t>, and malnutrition</w:t>
      </w:r>
      <w:r>
        <w:rPr/>
      </w:r>
      <w:ins w:id="14" w:author="Samuel Robinson" w:date="2020-10-15T14:18:59Z">
        <w:commentRangeEnd w:id="3"/>
        <w:r>
          <w:commentReference w:id="3"/>
        </w:r>
        <w:r>
          <w:rPr/>
          <w:commentReference w:id="4"/>
        </w:r>
      </w:ins>
      <w:r>
        <w:rPr/>
        <w:t xml:space="preserve">.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w:t>
      </w:r>
      <w:del w:id="15" w:author="Paul Galpern" w:date="2020-09-18T12:06:00Z">
        <w:r>
          <w:rPr/>
          <w:delText xml:space="preserve">achieving similar </w:delText>
        </w:r>
      </w:del>
      <w:ins w:id="16" w:author="Paul Galpern" w:date="2020-09-18T12:06:00Z">
        <w:r>
          <w:rPr/>
          <w:t xml:space="preserve">maintaining or improving </w:t>
        </w:r>
      </w:ins>
      <w:r>
        <w:rPr/>
        <w:t>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w:t>
      </w:r>
      <w:ins w:id="17" w:author="Paul Galpern" w:date="2020-09-18T12:07:00Z">
        <w:r>
          <w:rPr/>
          <w:t xml:space="preserve">suggesting that there remains great potential to achieve conservation outcomes by adjusting agricultural practices. </w:t>
        </w:r>
      </w:ins>
      <w:del w:id="18" w:author="Paul Galpern" w:date="2020-09-18T12:07:00Z">
        <w:r>
          <w:rPr/>
          <w:delText>meaning that conservation efforts should pay particular attention to agricultural practices.</w:delText>
        </w:r>
      </w:del>
    </w:p>
    <w:p>
      <w:pPr>
        <w:pStyle w:val="TextBody"/>
        <w:rPr/>
      </w:pPr>
      <w:r>
        <w:rPr/>
        <w:t xml:space="preserve">Uncultivated semi-natural land (SNL) can act as important habitat for beneficial arthropods (Duelli &amp; Obrist 2003), which may spill over into adjacent crops.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dispersers(Öberg </w:t>
      </w:r>
      <w:r>
        <w:rPr>
          <w:i/>
        </w:rPr>
        <w:t>et al.</w:t>
      </w:r>
      <w:r>
        <w:rPr/>
        <w:t xml:space="preserve"> 2008). In this way, the spillover of beneficial arthropods into crops depends not only on the amount of adjacent SNL, but the specific habitat type, the time of the year, and the </w:t>
      </w:r>
      <w:commentRangeStart w:id="5"/>
      <w:r>
        <w:rPr/>
        <w:t xml:space="preserve">spatial scale of landscape </w:t>
      </w:r>
      <w:r>
        <w:rPr/>
      </w:r>
      <w:commentRangeEnd w:id="5"/>
      <w:r>
        <w:commentReference w:id="5"/>
      </w:r>
      <w:r>
        <w:rPr/>
        <w:t>that is relevant to the organism.</w:t>
      </w:r>
    </w:p>
    <w:p>
      <w:pPr>
        <w:pStyle w:val="TextBody"/>
        <w:rPr/>
      </w:pPr>
      <w:r>
        <w:rPr/>
        <w:t xml:space="preserve">Despite what is known about the spatial and temporal aspects of beneficial arthropod spillover, these are rarely considered together. </w:t>
      </w:r>
      <w:commentRangeStart w:id="6"/>
      <w:r>
        <w:rPr/>
        <w:t>First, some habitat types may act as sources of arthropods during some times of the year, but as sinks during other times, meaning that the timing of spillover may not align with key periods in crop development</w:t>
      </w:r>
      <w:r>
        <w:rPr/>
      </w:r>
      <w:ins w:id="19" w:author="Samuel Robinson" w:date="2020-10-15T14:21:42Z">
        <w:commentRangeEnd w:id="6"/>
        <w:r>
          <w:commentReference w:id="6"/>
        </w:r>
        <w:r>
          <w:rPr/>
          <w:commentReference w:id="7"/>
        </w:r>
      </w:ins>
      <w:r>
        <w:rPr/>
        <w:t xml:space="preserve">.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w:t>
      </w:r>
      <w:commentRangeStart w:id="8"/>
      <w:r>
        <w:rPr/>
        <w:t xml:space="preserve">For instance, bumblebee abundance can be </w:t>
      </w:r>
      <w:del w:id="20" w:author="Vickruck, Jessica" w:date="2020-09-29T10:01:00Z">
        <w:r>
          <w:rPr/>
          <w:delText xml:space="preserve">controlled </w:delText>
        </w:r>
      </w:del>
      <w:ins w:id="21" w:author="Vickruck, Jessica" w:date="2020-09-29T10:01:00Z">
        <w:r>
          <w:rPr/>
          <w:t xml:space="preserve">influenced </w:t>
        </w:r>
      </w:ins>
      <w:r>
        <w:rPr/>
        <w:t xml:space="preserve">by both local- and landscape-scale SNL abundance </w:t>
      </w:r>
      <w:r>
        <w:rPr/>
      </w:r>
      <w:ins w:id="22" w:author="Samuel Robinson" w:date="2020-10-15T14:22:32Z">
        <w:commentRangeEnd w:id="8"/>
        <w:r>
          <w:commentReference w:id="8"/>
        </w:r>
        <w:r>
          <w:rPr/>
          <w:commentReference w:id="9"/>
        </w:r>
      </w:ins>
      <w:r>
        <w:rPr/>
        <w:t xml:space="preserve">(Westphal </w:t>
      </w:r>
      <w:r>
        <w:rPr>
          <w:i/>
        </w:rPr>
        <w:t>et al.</w:t>
      </w:r>
      <w:r>
        <w:rPr/>
        <w:t xml:space="preserve"> 2006), but this is poorly studied for other groups of beneficial organisms (but see Sander </w:t>
      </w:r>
      <w:r>
        <w:rPr>
          <w:i/>
        </w:rPr>
        <w:t>et al.</w:t>
      </w:r>
      <w:r>
        <w:rPr/>
        <w:t xml:space="preserve"> 2006). </w:t>
      </w:r>
      <w:commentRangeStart w:id="10"/>
      <w:r>
        <w:rPr/>
        <w:t>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r>
        <w:rPr/>
      </w:r>
      <w:ins w:id="23" w:author="Samuel Robinson" w:date="2020-10-15T14:23:04Z">
        <w:commentRangeEnd w:id="10"/>
        <w:r>
          <w:commentReference w:id="10"/>
        </w:r>
        <w:r>
          <w:rPr/>
          <w:commentReference w:id="11"/>
        </w:r>
      </w:ins>
    </w:p>
    <w:p>
      <w:pPr>
        <w:pStyle w:val="TextBody"/>
        <w:rPr/>
      </w:pPr>
      <w:r>
        <w:rPr/>
        <w:t xml:space="preserve">In this study, we used pitfall traps to determine how landscape composition affects the seasonal activity density of arthropods across a </w:t>
      </w:r>
      <w:ins w:id="24" w:author="Paul Galpern" w:date="2020-09-18T12:23:00Z">
        <w:r>
          <w:rPr/>
          <w:t xml:space="preserve">large </w:t>
        </w:r>
      </w:ins>
      <w:r>
        <w:rPr/>
        <w:t xml:space="preserve">Canadian prairie agroecosystem. We considered the following hypotheses: 1. Untilled semi-natural land (SNL) provides egg-laying and feeding areas for predatory arthropods,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w:t>
      </w:r>
      <w:ins w:id="25" w:author="Vickruck, Jessica" w:date="2020-09-29T10:04:00Z">
        <w:r>
          <w:rPr/>
          <w:t xml:space="preserve">(field level?) </w:t>
        </w:r>
      </w:ins>
      <w:r>
        <w:rPr/>
        <w:t xml:space="preserve">for arthropods, but will also be negatively associated at larger (landscape-level) scales. Using a large pitfall trapping dataset, we </w:t>
      </w:r>
      <w:del w:id="26" w:author="Paul Galpern" w:date="2020-09-18T12:36:00Z">
        <w:r>
          <w:rPr/>
          <w:delText xml:space="preserve">were able to </w:delText>
        </w:r>
      </w:del>
      <w:r>
        <w:rPr/>
        <w:t>relate seasonal changes in arthropod abundance to landscape composition at multiple spatial scales</w:t>
      </w:r>
      <w:del w:id="27" w:author="Paul Galpern" w:date="2020-09-18T12:37:00Z">
        <w:r>
          <w:rPr/>
          <w:delText>, and found evidence of SNL acting as late-season sinks in abundance</w:delText>
        </w:r>
      </w:del>
      <w:r>
        <w:rPr/>
        <w:commentReference w:id="12"/>
      </w:r>
      <w:r>
        <w:rPr/>
        <w:t>.</w:t>
      </w:r>
    </w:p>
    <w:p>
      <w:pPr>
        <w:pStyle w:val="TextBody"/>
        <w:rPr/>
      </w:pPr>
      <w:ins w:id="28" w:author="Paul Galpern" w:date="2020-09-18T12:37:00Z">
        <w:commentRangeStart w:id="13"/>
        <w:r>
          <w:rPr/>
          <w:t>Methods</w:t>
        </w:r>
      </w:ins>
      <w:r>
        <w:rPr/>
      </w:r>
      <w:ins w:id="29" w:author="Samuel Robinson" w:date="2020-10-15T14:25:23Z">
        <w:commentRangeEnd w:id="13"/>
        <w:r>
          <w:commentReference w:id="13"/>
        </w:r>
        <w:r>
          <w:rPr/>
          <w:commentReference w:id="14"/>
        </w:r>
      </w:ins>
    </w:p>
    <w:p>
      <w:pPr>
        <w:pStyle w:val="TextBody"/>
        <w:rPr/>
      </w:pPr>
      <w:r>
        <w:rPr/>
        <w:t>We used a set of 198 pitfall traps installed in road margins (minimum of 5 m away from the road edge, 85 traps) and in-field locations (113) across southern Alberta, Canada in 2017 (</w:t>
      </w:r>
      <w:commentRangeStart w:id="15"/>
      <w:r>
        <w:rPr/>
        <w:t>Figure [fig:siteMap]</w:t>
      </w:r>
      <w:r>
        <w:rPr/>
      </w:r>
      <w:commentRangeEnd w:id="15"/>
      <w:r>
        <w:commentReference w:id="15"/>
      </w:r>
      <w:r>
        <w:rPr/>
        <w:t xml:space="preserve">). Traps were placed starting on May 16, and collections ended on August 28 with collection occurring </w:t>
      </w:r>
      <w:ins w:id="30" w:author="Paul Galpern" w:date="2020-09-18T13:27:00Z">
        <w:r>
          <w:rPr/>
          <w:t xml:space="preserve">continuously and traps emptied </w:t>
        </w:r>
      </w:ins>
      <w:r>
        <w:rPr/>
        <w:t>every 14 days on average (SD: 3)</w:t>
      </w:r>
      <w:ins w:id="31" w:author="Paul Galpern" w:date="2020-09-18T13:27:00Z">
        <w:r>
          <w:rPr/>
          <w:t xml:space="preserve"> to provide “X” unique temporal</w:t>
        </w:r>
      </w:ins>
      <w:ins w:id="32" w:author="Paul Galpern" w:date="2020-09-18T13:28:00Z">
        <w:r>
          <w:rPr/>
          <w:t xml:space="preserve"> estimates per site throughout the season. Traps were deployed</w:t>
        </w:r>
      </w:ins>
      <w:del w:id="33" w:author="Paul Galpern" w:date="2020-09-18T13:28:00Z">
        <w:r>
          <w:rPr/>
          <w:delText>,</w:delText>
        </w:r>
      </w:del>
      <w:r>
        <w:rPr/>
        <w:t xml:space="preserve">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w:t>
      </w:r>
      <w:commentRangeStart w:id="16"/>
      <w:r>
        <w:rPr/>
        <w:t>Specimens were identified to species using appropriate taxonomic literature.</w:t>
      </w:r>
      <w:r>
        <w:rPr/>
      </w:r>
      <w:ins w:id="34" w:author="Samuel Robinson" w:date="2020-10-15T14:25:43Z">
        <w:commentRangeEnd w:id="16"/>
        <w:r>
          <w:commentReference w:id="16"/>
        </w:r>
        <w:r>
          <w:rPr/>
          <w:commentReference w:id="17"/>
        </w:r>
      </w:ins>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commentRangeStart w:id="18"/>
      <w:r>
        <w:rPr/>
        <w:t xml:space="preserve">We used </w:t>
      </w:r>
      <w:r>
        <w:rPr/>
      </w:r>
      <w:ins w:id="35" w:author="Samuel Robinson" w:date="2020-10-15T14:36:33Z">
        <w:commentRangeEnd w:id="18"/>
        <w:r>
          <w:commentReference w:id="18"/>
        </w:r>
        <w:r>
          <w:rPr/>
          <w:commentReference w:id="19"/>
        </w:r>
      </w:ins>
      <w:r>
        <w:rPr/>
        <w:t xml:space="preserve">four highly-abundant species of predatory arthropods found in the pitfall traps, as common species are often more important for ecosystem service provision than rare species (Winfree </w:t>
      </w:r>
      <w:r>
        <w:rPr>
          <w:i/>
        </w:rPr>
        <w:t>et al.</w:t>
      </w:r>
      <w:r>
        <w:rPr/>
        <w:t xml:space="preserve"> 2015). </w:t>
      </w:r>
      <w:commentRangeStart w:id="20"/>
      <w:commentRangeStart w:id="21"/>
      <w:r>
        <w:rPr>
          <w:i/>
        </w:rPr>
        <w:t>Pterostichus melanarius</w:t>
      </w:r>
      <w:r>
        <w:rPr/>
        <w:t xml:space="preserve"> </w:t>
      </w:r>
      <w:r>
        <w:rPr/>
      </w:r>
      <w:ins w:id="36" w:author="Samuel Robinson" w:date="2020-10-15T14:37:48Z">
        <w:commentRangeEnd w:id="21"/>
        <w:r>
          <w:commentReference w:id="21"/>
        </w:r>
        <w:r>
          <w:rPr/>
          <w:commentReference w:id="22"/>
        </w:r>
      </w:ins>
      <w:r>
        <w:rPr/>
        <w:t>is a</w:t>
      </w:r>
      <w:ins w:id="37" w:author="Paul Galpern" w:date="2020-09-18T13:11:00Z">
        <w:r>
          <w:rPr/>
          <w:t>n</w:t>
        </w:r>
      </w:ins>
      <w:r>
        <w:rPr/>
        <w:t xml:space="preserve"> introduced predatory ground beetle (Coleoptera: Carabidae) that is a wide-ranging generalist (Cárcamo &amp; Spence 1994; Larsen </w:t>
      </w:r>
      <w:r>
        <w:rPr>
          <w:i/>
        </w:rPr>
        <w:t>et al.</w:t>
      </w:r>
      <w:r>
        <w:rPr/>
        <w:t xml:space="preserve"> 2003; Busch 2016).</w:t>
      </w:r>
      <w:r>
        <w:rPr/>
      </w:r>
      <w:commentRangeEnd w:id="20"/>
      <w:r>
        <w:commentReference w:id="20"/>
      </w:r>
      <w:r>
        <w:rPr/>
        <w:t xml:space="preserve">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 Finally, </w:t>
      </w:r>
      <w:commentRangeStart w:id="23"/>
      <w:r>
        <w:rPr>
          <w:i/>
        </w:rPr>
        <w:t>Phallangium opilio</w:t>
      </w:r>
      <w:r>
        <w:rPr/>
        <w:t xml:space="preserve"> </w:t>
      </w:r>
      <w:r>
        <w:rPr/>
      </w:r>
      <w:commentRangeEnd w:id="23"/>
      <w:r>
        <w:commentReference w:id="23"/>
      </w:r>
      <w:r>
        <w:rPr/>
        <w:t>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p>
    <w:p>
      <w:pPr>
        <w:pStyle w:val="TextBody"/>
        <w:rPr/>
      </w:pPr>
      <w:r>
        <w:rPr/>
        <w:t xml:space="preserve">Increased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“activity density”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study.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38"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24"/>
      <w:r>
        <w:rPr/>
        <w:t xml:space="preserve">This allows </w:t>
      </w:r>
      <w:ins w:id="39"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w:t>
      </w:r>
      <w:ins w:id="40" w:author="Vickruck, Jessica" w:date="2020-09-29T10:19:00Z">
        <w:r>
          <w:rPr/>
          <w:t>i</w:t>
        </w:r>
      </w:ins>
      <w:del w:id="41" w:author="Vickruck, Jessica" w:date="2020-09-29T10:19:00Z">
        <w:r>
          <w:rPr/>
          <w:delText>e</w:delText>
        </w:r>
      </w:del>
      <w:r>
        <w:rPr/>
        <w:t>mental at wider scales, indicating that the cover type may not constitute a completely usable habitat.</w:t>
      </w:r>
      <w:commentRangeEnd w:id="24"/>
      <w:r>
        <w:commentReference w:id="24"/>
      </w:r>
      <w:r>
        <w:rPr/>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Forest 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other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25"/>
      <w:r>
        <w:rPr>
          <w:b/>
        </w:rPr>
        <w:t>Paul, do we need a separate box/figure explaining how to interpret these plots, or should we just include references?</w:t>
      </w:r>
      <w:r>
        <w:rPr/>
        <w:t xml:space="preserve"> </w:t>
      </w:r>
      <w:r>
        <w:rPr/>
      </w:r>
      <w:commentRangeEnd w:id="25"/>
      <w:r>
        <w:commentReference w:id="25"/>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 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42"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w:t>
      </w:r>
      <w:commentRangeStart w:id="26"/>
      <w:r>
        <w:rPr/>
        <w:t xml:space="preserve">Several landscape “fingerprints" were evident in the landscape annuli, with cereal cover increasing with distance away, along with a corresponding decrease in canola cover </w:t>
      </w:r>
      <w:commentRangeStart w:id="27"/>
      <w:r>
        <w:rPr/>
        <w:t>(resulting in strong concurvity)</w:t>
      </w:r>
      <w:r>
        <w:rPr/>
      </w:r>
      <w:commentRangeEnd w:id="27"/>
      <w:r>
        <w:commentReference w:id="27"/>
      </w:r>
      <w:r>
        <w:rPr/>
        <w:t xml:space="preserve">. </w:t>
      </w:r>
      <w:r>
        <w:rPr/>
      </w:r>
      <w:ins w:id="43" w:author="Samuel Robinson" w:date="2020-10-15T14:38:38Z">
        <w:commentRangeEnd w:id="26"/>
        <w:r>
          <w:commentReference w:id="26"/>
        </w:r>
        <w:r>
          <w:rPr/>
          <w:commentReference w:id="28"/>
        </w:r>
      </w:ins>
      <w:r>
        <w:rPr/>
        <w:t xml:space="preserve">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w:t>
      </w:r>
    </w:p>
    <w:p>
      <w:pPr>
        <w:pStyle w:val="FigurewithCaption"/>
        <w:rPr/>
      </w:pPr>
      <w:r>
        <w:rPr/>
        <w:drawing>
          <wp:inline distT="0" distB="9525" distL="0" distR="1905">
            <wp:extent cx="5617845" cy="479171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5617845" cy="4791710"/>
                    </a:xfrm>
                    <a:prstGeom prst="rect">
                      <a:avLst/>
                    </a:prstGeom>
                  </pic:spPr>
                </pic:pic>
              </a:graphicData>
            </a:graphic>
          </wp:inline>
        </w:drawing>
      </w:r>
    </w:p>
    <w:p>
      <w:pPr>
        <w:pStyle w:val="ImageCaption"/>
        <w:rPr/>
      </w:pPr>
      <w:commentRangeStart w:id="29"/>
      <w:r>
        <w:rPr/>
        <w:t>[fig:landscapeComp</w:t>
      </w:r>
      <w:r>
        <w:rPr/>
      </w:r>
      <w:ins w:id="44" w:author="Samuel Robinson" w:date="2020-10-15T15:03:09Z">
        <w:commentRangeEnd w:id="29"/>
        <w:r>
          <w:commentReference w:id="29"/>
        </w:r>
        <w:r>
          <w:rPr/>
          <w:commentReference w:id="30"/>
        </w:r>
      </w:ins>
      <w:r>
        <w:rPr/>
        <w:t>]Landscape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w:t>
      </w:r>
      <w:commentRangeStart w:id="31"/>
      <w:r>
        <w:rPr/>
        <w:t xml:space="preserve">higher activity density of </w:t>
      </w:r>
      <w:r>
        <w:rPr>
          <w:i/>
        </w:rPr>
        <w:t>P. melanarius</w:t>
      </w:r>
      <w:r>
        <w:rPr/>
        <w:t xml:space="preserve"> than other trap locations </w:t>
      </w:r>
      <w:r>
        <w:rPr/>
      </w:r>
      <w:commentRangeEnd w:id="31"/>
      <w:r>
        <w:commentReference w:id="31"/>
      </w:r>
      <w:r>
        <w:rPr/>
        <w:t>(Figure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w:t>
      </w:r>
      <w:commentRangeStart w:id="32"/>
      <w:r>
        <w:rPr/>
        <w:t xml:space="preserve">and nearby grassland had a neutral effect early in the summer but a negative effect later in the summer </w:t>
      </w:r>
      <w:r>
        <w:rPr/>
      </w:r>
      <w:ins w:id="45" w:author="Samuel Robinson" w:date="2020-10-15T15:07:30Z">
        <w:commentRangeEnd w:id="32"/>
        <w:r>
          <w:commentReference w:id="32"/>
        </w:r>
        <w:r>
          <w:rPr/>
          <w:commentReference w:id="33"/>
        </w:r>
      </w:ins>
      <w:r>
        <w:rPr/>
        <w:t xml:space="preserve">(Figure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w:t>
      </w:r>
      <w:commentRangeStart w:id="34"/>
      <w:r>
        <w:rPr/>
        <w:t xml:space="preserve">Pulses acted as a late-season source, indicating that </w:t>
      </w:r>
      <w:r>
        <w:rPr>
          <w:i/>
        </w:rPr>
        <w:t>P. melanarius</w:t>
      </w:r>
      <w:r>
        <w:rPr/>
        <w:t xml:space="preserve"> may migrate out of the crop after (or during) harvest.</w:t>
      </w:r>
      <w:r>
        <w:rPr/>
      </w:r>
      <w:ins w:id="46" w:author="Samuel Robinson" w:date="2020-10-15T15:11:42Z">
        <w:commentRangeEnd w:id="34"/>
        <w:r>
          <w:commentReference w:id="34"/>
        </w:r>
        <w:r>
          <w:rPr/>
          <w:commentReference w:id="35"/>
        </w:r>
      </w:ins>
      <w:r>
        <w:rPr/>
        <w:t xml:space="preserve">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commentRangeStart w:id="36"/>
      <w:r>
        <w:rPr/>
        <w:t>[fig:PteMelLandscape</w:t>
      </w:r>
      <w:r>
        <w:rPr/>
      </w:r>
      <w:commentRangeEnd w:id="36"/>
      <w:r>
        <w:commentReference w:id="36"/>
      </w:r>
      <w:r>
        <w:rPr/>
        <w:t>]Landscape influence on Pterostichus melanarius activity density. Lines and dots represent means, and bars and shaded regions represent 95% confidence intervals (1.96 x SE). Coloured regions represent early-, mid-, and late-season effects (</w:t>
      </w:r>
      <w:commentRangeStart w:id="37"/>
      <w:r>
        <w:rPr/>
        <w:t>red, green, blue</w:t>
      </w:r>
      <w:r>
        <w:rPr/>
      </w:r>
      <w:ins w:id="47" w:author="Samuel Robinson" w:date="2020-10-15T15:39:02Z">
        <w:commentRangeEnd w:id="37"/>
        <w:r>
          <w:commentReference w:id="37"/>
        </w:r>
        <w:r>
          <w:rPr/>
          <w:commentReference w:id="38"/>
        </w:r>
      </w:ins>
      <w:r>
        <w:rPr/>
        <w:t>)</w:t>
      </w:r>
    </w:p>
    <w:p>
      <w:pPr>
        <w:pStyle w:val="TextBody"/>
        <w:rPr/>
      </w:pPr>
      <w:commentRangeStart w:id="39"/>
      <w:commentRangeStart w:id="40"/>
      <w:r>
        <w:rPr/>
        <w:t xml:space="preserve">Activity density </w:t>
      </w:r>
      <w:r>
        <w:rPr/>
      </w:r>
      <w:commentRangeEnd w:id="40"/>
      <w:r>
        <w:commentReference w:id="40"/>
      </w:r>
      <w:r>
        <w:rPr/>
        <w:t xml:space="preserve">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w:t>
      </w:r>
      <w:r>
        <w:rPr/>
      </w:r>
      <w:commentRangeEnd w:id="39"/>
      <w:r>
        <w:commentReference w:id="39"/>
      </w:r>
      <w:r>
        <w:rPr/>
        <w:t xml:space="preserve">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w:t>
      </w:r>
      <w:commentRangeStart w:id="41"/>
      <w:r>
        <w:rPr/>
        <w:t>related later in the season (Figures</w:t>
      </w:r>
      <w:r>
        <w:rPr/>
      </w:r>
      <w:commentRangeEnd w:id="41"/>
      <w:r>
        <w:commentReference w:id="41"/>
      </w:r>
      <w:r>
        <w:rPr/>
        <w:t xml:space="preserve"> [fig:ParDisLandscape]b, [fig:ParMoeLandscape]c, p=0.077, &lt;0.001). Urban land cover had a similar effect on </w:t>
      </w:r>
      <w:r>
        <w:rPr>
          <w:i/>
        </w:rPr>
        <w:t>P. moesta</w:t>
      </w:r>
      <w:r>
        <w:rPr/>
        <w:t>, acting as an early source and a late sink (</w:t>
      </w:r>
      <w:commentRangeStart w:id="42"/>
      <w:r>
        <w:rPr/>
        <w:t xml:space="preserve">Figure [fig:ParMoeLandscape]f). </w:t>
      </w:r>
      <w:r>
        <w:rPr/>
      </w:r>
      <w:commentRangeStart w:id="43"/>
      <w:commentRangeEnd w:id="42"/>
      <w:r>
        <w:commentReference w:id="42"/>
      </w:r>
      <w:r>
        <w:rPr/>
        <w:t xml:space="preserve">Trees and shrubs acted as a sink for </w:t>
      </w:r>
      <w:r>
        <w:rPr>
          <w:i/>
        </w:rPr>
        <w:t>P. distincta</w:t>
      </w:r>
      <w:r>
        <w:rPr/>
        <w:t xml:space="preserve"> later in the season, and as a weak source early on in the season for </w:t>
      </w:r>
      <w:r>
        <w:rPr>
          <w:i/>
        </w:rPr>
        <w:t>P. moesta</w:t>
      </w:r>
      <w:r>
        <w:rPr/>
        <w:t xml:space="preserve"> (Figures [fig:ParDisLandscape]d, [fig:ParMoeLandscape]d).</w:t>
      </w:r>
      <w:r>
        <w:rPr/>
      </w:r>
      <w:commentRangeEnd w:id="43"/>
      <w:r>
        <w:commentReference w:id="43"/>
      </w:r>
      <w:r>
        <w:rPr/>
        <w:t xml:space="preserve">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[fig:ParDisLandscape]Landscape influence on Pardosa distincta activity density. Lines and dots represent means, and bars and shaded regions represent 95% confidence intervals (1.96 x SE). Coloured regions represent early-, mid-, and late-season effects (red, green,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[fig:ParMoeLandscape]Landscape influence on Pardosa moesta activity density. Lines and dots represent means, and bars and shaded regions represent 95% confidence intervals (1.96 x SE). Coloured regions represent early-, mid-, and late-season effects (red, green, blue)</w:t>
      </w:r>
    </w:p>
    <w:p>
      <w:pPr>
        <w:pStyle w:val="TextBody"/>
        <w:rPr/>
      </w:pPr>
      <w:r>
        <w:rPr>
          <w:i/>
        </w:rPr>
        <w:t>Phalangium opilio</w:t>
      </w:r>
      <w:r>
        <w:rPr/>
        <w:t xml:space="preserve"> activity density was strongly influenced by trap location, with </w:t>
      </w:r>
      <w:commentRangeStart w:id="44"/>
      <w:r>
        <w:rPr/>
        <w:t>pivot corners</w:t>
      </w:r>
      <w:r>
        <w:rPr/>
      </w:r>
      <w:commentRangeEnd w:id="44"/>
      <w:r>
        <w:commentReference w:id="44"/>
      </w:r>
      <w:r>
        <w:rPr/>
        <w:t xml:space="preserve"> and wetlands having the highest activity density (Figure [fig:OpilioLandscape]a). Landscape composition explained 0.1052% of variance in </w:t>
      </w:r>
      <w:r>
        <w:rPr>
          <w:i/>
        </w:rPr>
        <w:t>P. opilio</w:t>
      </w:r>
      <w:r>
        <w:rPr/>
        <w:t xml:space="preserve"> activity density. Nearby grassland </w:t>
      </w:r>
      <w:r>
        <w:rPr>
          <w:highlight w:val="yellow"/>
          <w:rPrChange w:id="0" w:author="Vickruck, Jessica" w:date="2020-09-29T11:23:00Z"/>
        </w:rPr>
        <w:t>(p=)</w:t>
      </w:r>
      <w:r>
        <w:rPr/>
        <w:t xml:space="preserve"> and woodland </w:t>
      </w:r>
      <w:r>
        <w:rPr>
          <w:highlight w:val="yellow"/>
          <w:rPrChange w:id="0" w:author="Vickruck, Jessica" w:date="2020-09-29T11:23:00Z"/>
        </w:rPr>
        <w:t>(p=)</w:t>
      </w:r>
      <w:r>
        <w:rPr/>
        <w:t xml:space="preserve"> both had negative effects on </w:t>
      </w:r>
      <w:r>
        <w:rPr>
          <w:i/>
        </w:rPr>
        <w:t>P. opilio</w:t>
      </w:r>
      <w:r>
        <w:rPr/>
        <w:t xml:space="preserve"> activity density, but only early in the season (Figures [fig:OpilioLandscape]b,c). </w:t>
      </w:r>
      <w:commentRangeStart w:id="45"/>
      <w:r>
        <w:rPr/>
        <w:t xml:space="preserve">Compare this to </w:t>
      </w:r>
      <w:r>
        <w:rPr>
          <w:i/>
        </w:rPr>
        <w:t>P. melanarius</w:t>
      </w:r>
      <w:r>
        <w:rPr/>
        <w:t xml:space="preserve">, which is also influenced by grassland and woodland, but where the effect was negative </w:t>
      </w:r>
      <w:r>
        <w:rPr>
          <w:i/>
        </w:rPr>
        <w:t>late</w:t>
      </w:r>
      <w:r>
        <w:rPr/>
        <w:t xml:space="preserve"> in the season. </w:t>
      </w:r>
      <w:r>
        <w:rPr/>
      </w:r>
      <w:commentRangeEnd w:id="45"/>
      <w:r>
        <w:commentReference w:id="45"/>
      </w:r>
      <w:r>
        <w:rPr/>
        <w:t>The temporal and spatial components, as in the other two species, were both very strong (both p&lt;0.001). The landscape composition and trap location explained 13% of variance in activity density, while the spatial and temporal smoothers accounted for 52%.</w:t>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46"/>
      <w:commentRangeStart w:id="47"/>
      <w:r>
        <w:rPr/>
        <w:t>for model components</w:t>
      </w:r>
      <w:r>
        <w:rPr/>
      </w:r>
      <w:commentRangeEnd w:id="47"/>
      <w:r>
        <w:commentReference w:id="47"/>
      </w:r>
      <w:r>
        <w:rPr/>
      </w:r>
      <w:commentRangeEnd w:id="46"/>
      <w:r>
        <w:commentReference w:id="46"/>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8"/>
        <w:gridCol w:w="2157"/>
        <w:gridCol w:w="1758"/>
        <w:gridCol w:w="1758"/>
        <w:gridCol w:w="2099"/>
      </w:tblGrid>
      <w:tr>
        <w:trPr/>
        <w:tc>
          <w:tcPr>
            <w:tcW w:w="158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157"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58"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58"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99"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588" w:type="dxa"/>
            <w:tcBorders/>
            <w:shd w:fill="auto" w:val="clear"/>
          </w:tcPr>
          <w:p>
            <w:pPr>
              <w:pStyle w:val="Compact"/>
              <w:spacing w:before="36" w:after="36"/>
              <w:jc w:val="right"/>
              <w:rPr/>
            </w:pPr>
            <w:r>
              <w:rPr/>
              <w:t>Trap Location</w:t>
            </w:r>
          </w:p>
        </w:tc>
        <w:tc>
          <w:tcPr>
            <w:tcW w:w="2157" w:type="dxa"/>
            <w:tcBorders/>
            <w:shd w:fill="auto" w:val="clear"/>
          </w:tcPr>
          <w:p>
            <w:pPr>
              <w:pStyle w:val="Compact"/>
              <w:spacing w:before="36" w:after="36"/>
              <w:rPr/>
            </w:pPr>
            <w:r>
              <w:rPr/>
              <w:t>0.080</w:t>
            </w:r>
          </w:p>
        </w:tc>
        <w:tc>
          <w:tcPr>
            <w:tcW w:w="1758" w:type="dxa"/>
            <w:tcBorders/>
            <w:shd w:fill="auto" w:val="clear"/>
          </w:tcPr>
          <w:p>
            <w:pPr>
              <w:pStyle w:val="Compact"/>
              <w:spacing w:before="36" w:after="36"/>
              <w:rPr/>
            </w:pPr>
            <w:r>
              <w:rPr/>
              <w:t>0.294</w:t>
            </w:r>
          </w:p>
        </w:tc>
        <w:tc>
          <w:tcPr>
            <w:tcW w:w="1758" w:type="dxa"/>
            <w:tcBorders/>
            <w:shd w:fill="auto" w:val="clear"/>
          </w:tcPr>
          <w:p>
            <w:pPr>
              <w:pStyle w:val="Compact"/>
              <w:spacing w:before="36" w:after="36"/>
              <w:rPr/>
            </w:pPr>
            <w:r>
              <w:rPr/>
              <w:t>0.379</w:t>
            </w:r>
          </w:p>
        </w:tc>
        <w:tc>
          <w:tcPr>
            <w:tcW w:w="2099" w:type="dxa"/>
            <w:tcBorders/>
            <w:shd w:fill="auto" w:val="clear"/>
          </w:tcPr>
          <w:p>
            <w:pPr>
              <w:pStyle w:val="Compact"/>
              <w:spacing w:before="36" w:after="36"/>
              <w:rPr/>
            </w:pPr>
            <w:r>
              <w:rPr/>
              <w:t>0.026</w:t>
            </w:r>
          </w:p>
        </w:tc>
      </w:tr>
      <w:tr>
        <w:trPr/>
        <w:tc>
          <w:tcPr>
            <w:tcW w:w="1588" w:type="dxa"/>
            <w:tcBorders/>
            <w:shd w:fill="auto" w:val="clear"/>
          </w:tcPr>
          <w:p>
            <w:pPr>
              <w:pStyle w:val="Compact"/>
              <w:spacing w:before="36" w:after="36"/>
              <w:jc w:val="right"/>
              <w:rPr/>
            </w:pPr>
            <w:r>
              <w:rPr/>
              <w:t>Day of Year</w:t>
            </w:r>
          </w:p>
        </w:tc>
        <w:tc>
          <w:tcPr>
            <w:tcW w:w="2157" w:type="dxa"/>
            <w:tcBorders/>
            <w:shd w:fill="auto" w:val="clear"/>
          </w:tcPr>
          <w:p>
            <w:pPr>
              <w:pStyle w:val="Compact"/>
              <w:spacing w:before="36" w:after="36"/>
              <w:rPr/>
            </w:pPr>
            <w:r>
              <w:rPr/>
              <w:t>0.040</w:t>
            </w:r>
          </w:p>
        </w:tc>
        <w:tc>
          <w:tcPr>
            <w:tcW w:w="1758" w:type="dxa"/>
            <w:tcBorders/>
            <w:shd w:fill="auto" w:val="clear"/>
          </w:tcPr>
          <w:p>
            <w:pPr>
              <w:pStyle w:val="Compact"/>
              <w:spacing w:before="36" w:after="36"/>
              <w:rPr/>
            </w:pPr>
            <w:r>
              <w:rPr/>
              <w:t>0.160</w:t>
            </w:r>
          </w:p>
        </w:tc>
        <w:tc>
          <w:tcPr>
            <w:tcW w:w="1758" w:type="dxa"/>
            <w:tcBorders/>
            <w:shd w:fill="auto" w:val="clear"/>
          </w:tcPr>
          <w:p>
            <w:pPr>
              <w:pStyle w:val="Compact"/>
              <w:spacing w:before="36" w:after="36"/>
              <w:rPr/>
            </w:pPr>
            <w:r>
              <w:rPr/>
              <w:t>0.000</w:t>
            </w:r>
          </w:p>
        </w:tc>
        <w:tc>
          <w:tcPr>
            <w:tcW w:w="2099" w:type="dxa"/>
            <w:tcBorders/>
            <w:shd w:fill="auto" w:val="clear"/>
          </w:tcPr>
          <w:p>
            <w:pPr>
              <w:pStyle w:val="Compact"/>
              <w:spacing w:before="36" w:after="36"/>
              <w:rPr/>
            </w:pPr>
            <w:r>
              <w:rPr/>
              <w:t>0.436</w:t>
            </w:r>
          </w:p>
        </w:tc>
      </w:tr>
      <w:tr>
        <w:trPr/>
        <w:tc>
          <w:tcPr>
            <w:tcW w:w="1588" w:type="dxa"/>
            <w:tcBorders/>
            <w:shd w:fill="auto" w:val="clear"/>
          </w:tcPr>
          <w:p>
            <w:pPr>
              <w:pStyle w:val="Compact"/>
              <w:spacing w:before="36" w:after="36"/>
              <w:jc w:val="right"/>
              <w:rPr/>
            </w:pPr>
            <w:r>
              <w:rPr/>
              <w:t>Spatial Location</w:t>
            </w:r>
          </w:p>
        </w:tc>
        <w:tc>
          <w:tcPr>
            <w:tcW w:w="2157" w:type="dxa"/>
            <w:tcBorders/>
            <w:shd w:fill="auto" w:val="clear"/>
          </w:tcPr>
          <w:p>
            <w:pPr>
              <w:pStyle w:val="Compact"/>
              <w:spacing w:before="36" w:after="36"/>
              <w:rPr/>
            </w:pPr>
            <w:r>
              <w:rPr/>
              <w:t>0.373</w:t>
            </w:r>
          </w:p>
        </w:tc>
        <w:tc>
          <w:tcPr>
            <w:tcW w:w="1758" w:type="dxa"/>
            <w:tcBorders/>
            <w:shd w:fill="auto" w:val="clear"/>
          </w:tcPr>
          <w:p>
            <w:pPr>
              <w:pStyle w:val="Compact"/>
              <w:spacing w:before="36" w:after="36"/>
              <w:rPr/>
            </w:pPr>
            <w:r>
              <w:rPr/>
              <w:t>0.000</w:t>
            </w:r>
          </w:p>
        </w:tc>
        <w:tc>
          <w:tcPr>
            <w:tcW w:w="1758" w:type="dxa"/>
            <w:tcBorders/>
            <w:shd w:fill="auto" w:val="clear"/>
          </w:tcPr>
          <w:p>
            <w:pPr>
              <w:pStyle w:val="Compact"/>
              <w:spacing w:before="36" w:after="36"/>
              <w:rPr/>
            </w:pPr>
            <w:r>
              <w:rPr/>
              <w:t>0.125</w:t>
            </w:r>
          </w:p>
        </w:tc>
        <w:tc>
          <w:tcPr>
            <w:tcW w:w="2099" w:type="dxa"/>
            <w:tcBorders/>
            <w:shd w:fill="auto" w:val="clear"/>
          </w:tcPr>
          <w:p>
            <w:pPr>
              <w:pStyle w:val="Compact"/>
              <w:spacing w:before="36" w:after="36"/>
              <w:rPr/>
            </w:pPr>
            <w:r>
              <w:rPr/>
              <w:t>0.085</w:t>
            </w:r>
          </w:p>
        </w:tc>
      </w:tr>
      <w:tr>
        <w:trPr/>
        <w:tc>
          <w:tcPr>
            <w:tcW w:w="1588" w:type="dxa"/>
            <w:tcBorders/>
            <w:shd w:fill="auto" w:val="clear"/>
          </w:tcPr>
          <w:p>
            <w:pPr>
              <w:pStyle w:val="Compact"/>
              <w:spacing w:before="36" w:after="36"/>
              <w:jc w:val="right"/>
              <w:rPr/>
            </w:pPr>
            <w:r>
              <w:rPr/>
              <w:t>Grass/Wetland</w:t>
            </w:r>
          </w:p>
        </w:tc>
        <w:tc>
          <w:tcPr>
            <w:tcW w:w="2157" w:type="dxa"/>
            <w:tcBorders/>
            <w:shd w:fill="auto" w:val="clear"/>
          </w:tcPr>
          <w:p>
            <w:pPr>
              <w:pStyle w:val="Compact"/>
              <w:spacing w:before="36" w:after="36"/>
              <w:rPr/>
            </w:pPr>
            <w:r>
              <w:rPr/>
              <w:t>0.104</w:t>
            </w:r>
          </w:p>
        </w:tc>
        <w:tc>
          <w:tcPr>
            <w:tcW w:w="1758" w:type="dxa"/>
            <w:tcBorders/>
            <w:shd w:fill="auto" w:val="clear"/>
          </w:tcPr>
          <w:p>
            <w:pPr>
              <w:pStyle w:val="Compact"/>
              <w:spacing w:before="36" w:after="36"/>
              <w:rPr/>
            </w:pPr>
            <w:r>
              <w:rPr/>
              <w:t>0.000</w:t>
            </w:r>
          </w:p>
        </w:tc>
        <w:tc>
          <w:tcPr>
            <w:tcW w:w="1758" w:type="dxa"/>
            <w:tcBorders/>
            <w:shd w:fill="auto" w:val="clear"/>
          </w:tcPr>
          <w:p>
            <w:pPr>
              <w:pStyle w:val="Compact"/>
              <w:spacing w:before="36" w:after="36"/>
              <w:rPr/>
            </w:pPr>
            <w:r>
              <w:rPr/>
              <w:t>0.017</w:t>
            </w:r>
          </w:p>
        </w:tc>
        <w:tc>
          <w:tcPr>
            <w:tcW w:w="2099" w:type="dxa"/>
            <w:tcBorders/>
            <w:shd w:fill="auto" w:val="clear"/>
          </w:tcPr>
          <w:p>
            <w:pPr>
              <w:pStyle w:val="Compact"/>
              <w:spacing w:before="36" w:after="36"/>
              <w:rPr/>
            </w:pPr>
            <w:r>
              <w:rPr/>
              <w:t>0.086</w:t>
            </w:r>
          </w:p>
        </w:tc>
      </w:tr>
      <w:tr>
        <w:trPr/>
        <w:tc>
          <w:tcPr>
            <w:tcW w:w="1588" w:type="dxa"/>
            <w:tcBorders/>
            <w:shd w:fill="auto" w:val="clear"/>
          </w:tcPr>
          <w:p>
            <w:pPr>
              <w:pStyle w:val="Compact"/>
              <w:spacing w:before="36" w:after="36"/>
              <w:jc w:val="right"/>
              <w:rPr/>
            </w:pPr>
            <w:r>
              <w:rPr/>
              <w:t>Canola</w:t>
            </w:r>
          </w:p>
        </w:tc>
        <w:tc>
          <w:tcPr>
            <w:tcW w:w="2157" w:type="dxa"/>
            <w:tcBorders/>
            <w:shd w:fill="auto" w:val="clear"/>
          </w:tcPr>
          <w:p>
            <w:pPr>
              <w:pStyle w:val="Compact"/>
              <w:spacing w:before="36" w:after="36"/>
              <w:rPr/>
            </w:pPr>
            <w:r>
              <w:rPr/>
              <w:t>0.030</w:t>
            </w:r>
          </w:p>
        </w:tc>
        <w:tc>
          <w:tcPr>
            <w:tcW w:w="1758" w:type="dxa"/>
            <w:tcBorders/>
            <w:shd w:fill="auto" w:val="clear"/>
          </w:tcPr>
          <w:p>
            <w:pPr>
              <w:pStyle w:val="Compact"/>
              <w:spacing w:before="36" w:after="36"/>
              <w:rPr/>
            </w:pPr>
            <w:r>
              <w:rPr/>
              <w:t>0.002</w:t>
            </w:r>
          </w:p>
        </w:tc>
        <w:tc>
          <w:tcPr>
            <w:tcW w:w="1758" w:type="dxa"/>
            <w:tcBorders/>
            <w:shd w:fill="auto" w:val="clear"/>
          </w:tcPr>
          <w:p>
            <w:pPr>
              <w:pStyle w:val="Compact"/>
              <w:spacing w:before="36" w:after="36"/>
              <w:rPr/>
            </w:pPr>
            <w:r>
              <w:rPr/>
              <w:t>0.037</w:t>
            </w:r>
          </w:p>
        </w:tc>
        <w:tc>
          <w:tcPr>
            <w:tcW w:w="2099" w:type="dxa"/>
            <w:tcBorders/>
            <w:shd w:fill="auto" w:val="clear"/>
          </w:tcPr>
          <w:p>
            <w:pPr>
              <w:pStyle w:val="Compact"/>
              <w:spacing w:before="36" w:after="36"/>
              <w:rPr/>
            </w:pPr>
            <w:r>
              <w:rPr/>
              <w:t>0.000</w:t>
            </w:r>
          </w:p>
        </w:tc>
      </w:tr>
      <w:tr>
        <w:trPr/>
        <w:tc>
          <w:tcPr>
            <w:tcW w:w="1588" w:type="dxa"/>
            <w:tcBorders/>
            <w:shd w:fill="auto" w:val="clear"/>
          </w:tcPr>
          <w:p>
            <w:pPr>
              <w:pStyle w:val="Compact"/>
              <w:spacing w:before="36" w:after="36"/>
              <w:jc w:val="right"/>
              <w:rPr/>
            </w:pPr>
            <w:r>
              <w:rPr/>
              <w:t>Pasture</w:t>
            </w:r>
          </w:p>
        </w:tc>
        <w:tc>
          <w:tcPr>
            <w:tcW w:w="2157" w:type="dxa"/>
            <w:tcBorders/>
            <w:shd w:fill="auto" w:val="clear"/>
          </w:tcPr>
          <w:p>
            <w:pPr>
              <w:pStyle w:val="Compact"/>
              <w:spacing w:before="36" w:after="36"/>
              <w:rPr/>
            </w:pPr>
            <w:r>
              <w:rPr/>
              <w:t>0.000</w:t>
            </w:r>
          </w:p>
        </w:tc>
        <w:tc>
          <w:tcPr>
            <w:tcW w:w="1758" w:type="dxa"/>
            <w:tcBorders/>
            <w:shd w:fill="auto" w:val="clear"/>
          </w:tcPr>
          <w:p>
            <w:pPr>
              <w:pStyle w:val="Compact"/>
              <w:spacing w:before="36" w:after="36"/>
              <w:rPr/>
            </w:pPr>
            <w:r>
              <w:rPr/>
              <w:t>0.032</w:t>
            </w:r>
          </w:p>
        </w:tc>
        <w:tc>
          <w:tcPr>
            <w:tcW w:w="1758" w:type="dxa"/>
            <w:tcBorders/>
            <w:shd w:fill="auto" w:val="clear"/>
          </w:tcPr>
          <w:p>
            <w:pPr>
              <w:pStyle w:val="Compact"/>
              <w:spacing w:before="36" w:after="36"/>
              <w:rPr/>
            </w:pPr>
            <w:r>
              <w:rPr/>
              <w:t>0.002</w:t>
            </w:r>
          </w:p>
        </w:tc>
        <w:tc>
          <w:tcPr>
            <w:tcW w:w="2099" w:type="dxa"/>
            <w:tcBorders/>
            <w:shd w:fill="auto" w:val="clear"/>
          </w:tcPr>
          <w:p>
            <w:pPr>
              <w:pStyle w:val="Compact"/>
              <w:spacing w:before="36" w:after="36"/>
              <w:rPr/>
            </w:pPr>
            <w:r>
              <w:rPr/>
              <w:t>0.000</w:t>
            </w:r>
          </w:p>
        </w:tc>
      </w:tr>
      <w:tr>
        <w:trPr/>
        <w:tc>
          <w:tcPr>
            <w:tcW w:w="1588" w:type="dxa"/>
            <w:tcBorders/>
            <w:shd w:fill="auto" w:val="clear"/>
          </w:tcPr>
          <w:p>
            <w:pPr>
              <w:pStyle w:val="Compact"/>
              <w:spacing w:before="36" w:after="36"/>
              <w:jc w:val="right"/>
              <w:rPr/>
            </w:pPr>
            <w:r>
              <w:rPr/>
              <w:t>Trees/Shrubs</w:t>
            </w:r>
          </w:p>
        </w:tc>
        <w:tc>
          <w:tcPr>
            <w:tcW w:w="2157" w:type="dxa"/>
            <w:tcBorders/>
            <w:shd w:fill="auto" w:val="clear"/>
          </w:tcPr>
          <w:p>
            <w:pPr>
              <w:pStyle w:val="Compact"/>
              <w:spacing w:before="36" w:after="36"/>
              <w:rPr/>
            </w:pPr>
            <w:r>
              <w:rPr/>
              <w:t>0.000</w:t>
            </w:r>
          </w:p>
        </w:tc>
        <w:tc>
          <w:tcPr>
            <w:tcW w:w="1758" w:type="dxa"/>
            <w:tcBorders/>
            <w:shd w:fill="auto" w:val="clear"/>
          </w:tcPr>
          <w:p>
            <w:pPr>
              <w:pStyle w:val="Compact"/>
              <w:spacing w:before="36" w:after="36"/>
              <w:rPr/>
            </w:pPr>
            <w:r>
              <w:rPr/>
              <w:t>0.009</w:t>
            </w:r>
          </w:p>
        </w:tc>
        <w:tc>
          <w:tcPr>
            <w:tcW w:w="1758" w:type="dxa"/>
            <w:tcBorders/>
            <w:shd w:fill="auto" w:val="clear"/>
          </w:tcPr>
          <w:p>
            <w:pPr>
              <w:pStyle w:val="Compact"/>
              <w:spacing w:before="36" w:after="36"/>
              <w:rPr/>
            </w:pPr>
            <w:r>
              <w:rPr/>
              <w:t>0.001</w:t>
            </w:r>
          </w:p>
        </w:tc>
        <w:tc>
          <w:tcPr>
            <w:tcW w:w="2099" w:type="dxa"/>
            <w:tcBorders/>
            <w:shd w:fill="auto" w:val="clear"/>
          </w:tcPr>
          <w:p>
            <w:pPr>
              <w:pStyle w:val="Compact"/>
              <w:spacing w:before="36" w:after="36"/>
              <w:rPr/>
            </w:pPr>
            <w:r>
              <w:rPr/>
              <w:t>0.017</w:t>
            </w:r>
          </w:p>
        </w:tc>
      </w:tr>
      <w:tr>
        <w:trPr/>
        <w:tc>
          <w:tcPr>
            <w:tcW w:w="1588" w:type="dxa"/>
            <w:tcBorders/>
            <w:shd w:fill="auto" w:val="clear"/>
          </w:tcPr>
          <w:p>
            <w:pPr>
              <w:pStyle w:val="Compact"/>
              <w:spacing w:before="36" w:after="36"/>
              <w:jc w:val="right"/>
              <w:rPr/>
            </w:pPr>
            <w:r>
              <w:rPr/>
              <w:t>Pulses</w:t>
            </w:r>
          </w:p>
        </w:tc>
        <w:tc>
          <w:tcPr>
            <w:tcW w:w="2157" w:type="dxa"/>
            <w:tcBorders/>
            <w:shd w:fill="auto" w:val="clear"/>
          </w:tcPr>
          <w:p>
            <w:pPr>
              <w:pStyle w:val="Compact"/>
              <w:spacing w:before="36" w:after="36"/>
              <w:rPr/>
            </w:pPr>
            <w:r>
              <w:rPr/>
              <w:t>0.005</w:t>
            </w:r>
          </w:p>
        </w:tc>
        <w:tc>
          <w:tcPr>
            <w:tcW w:w="1758" w:type="dxa"/>
            <w:tcBorders/>
            <w:shd w:fill="auto" w:val="clear"/>
          </w:tcPr>
          <w:p>
            <w:pPr>
              <w:pStyle w:val="Compact"/>
              <w:spacing w:before="36" w:after="36"/>
              <w:rPr/>
            </w:pPr>
            <w:r>
              <w:rPr/>
              <w:t>0.000</w:t>
            </w:r>
          </w:p>
        </w:tc>
        <w:tc>
          <w:tcPr>
            <w:tcW w:w="1758" w:type="dxa"/>
            <w:tcBorders/>
            <w:shd w:fill="auto" w:val="clear"/>
          </w:tcPr>
          <w:p>
            <w:pPr>
              <w:pStyle w:val="Compact"/>
              <w:spacing w:before="36" w:after="36"/>
              <w:rPr/>
            </w:pPr>
            <w:r>
              <w:rPr/>
              <w:t>0.004</w:t>
            </w:r>
          </w:p>
        </w:tc>
        <w:tc>
          <w:tcPr>
            <w:tcW w:w="2099" w:type="dxa"/>
            <w:tcBorders/>
            <w:shd w:fill="auto" w:val="clear"/>
          </w:tcPr>
          <w:p>
            <w:pPr>
              <w:pStyle w:val="Compact"/>
              <w:spacing w:before="36" w:after="36"/>
              <w:rPr/>
            </w:pPr>
            <w:r>
              <w:rPr/>
              <w:t>0.001</w:t>
            </w:r>
          </w:p>
        </w:tc>
      </w:tr>
      <w:tr>
        <w:trPr/>
        <w:tc>
          <w:tcPr>
            <w:tcW w:w="1588" w:type="dxa"/>
            <w:tcBorders/>
            <w:shd w:fill="auto" w:val="clear"/>
          </w:tcPr>
          <w:p>
            <w:pPr>
              <w:pStyle w:val="Compact"/>
              <w:spacing w:before="36" w:after="36"/>
              <w:jc w:val="right"/>
              <w:rPr/>
            </w:pPr>
            <w:r>
              <w:rPr/>
              <w:t>Road margins</w:t>
            </w:r>
          </w:p>
        </w:tc>
        <w:tc>
          <w:tcPr>
            <w:tcW w:w="2157" w:type="dxa"/>
            <w:tcBorders/>
            <w:shd w:fill="auto" w:val="clear"/>
          </w:tcPr>
          <w:p>
            <w:pPr>
              <w:pStyle w:val="Compact"/>
              <w:spacing w:before="36" w:after="36"/>
              <w:rPr/>
            </w:pPr>
            <w:r>
              <w:rPr/>
              <w:t>0.000</w:t>
            </w:r>
          </w:p>
        </w:tc>
        <w:tc>
          <w:tcPr>
            <w:tcW w:w="1758" w:type="dxa"/>
            <w:tcBorders/>
            <w:shd w:fill="auto" w:val="clear"/>
          </w:tcPr>
          <w:p>
            <w:pPr>
              <w:pStyle w:val="Compact"/>
              <w:spacing w:before="36" w:after="36"/>
              <w:rPr/>
            </w:pPr>
            <w:r>
              <w:rPr/>
              <w:t>0.001</w:t>
            </w:r>
          </w:p>
        </w:tc>
        <w:tc>
          <w:tcPr>
            <w:tcW w:w="1758" w:type="dxa"/>
            <w:tcBorders/>
            <w:shd w:fill="auto" w:val="clear"/>
          </w:tcPr>
          <w:p>
            <w:pPr>
              <w:pStyle w:val="Compact"/>
              <w:spacing w:before="36" w:after="36"/>
              <w:rPr/>
            </w:pPr>
            <w:r>
              <w:rPr/>
              <w:t>0.034</w:t>
            </w:r>
          </w:p>
        </w:tc>
        <w:tc>
          <w:tcPr>
            <w:tcW w:w="2099" w:type="dxa"/>
            <w:tcBorders/>
            <w:shd w:fill="auto" w:val="clear"/>
          </w:tcPr>
          <w:p>
            <w:pPr>
              <w:pStyle w:val="Compact"/>
              <w:spacing w:before="36" w:after="36"/>
              <w:rPr/>
            </w:pPr>
            <w:r>
              <w:rPr/>
              <w:t>0.002</w:t>
            </w:r>
          </w:p>
        </w:tc>
      </w:tr>
      <w:tr>
        <w:trPr/>
        <w:tc>
          <w:tcPr>
            <w:tcW w:w="1588" w:type="dxa"/>
            <w:tcBorders/>
            <w:shd w:fill="auto" w:val="clear"/>
          </w:tcPr>
          <w:p>
            <w:pPr>
              <w:pStyle w:val="Compact"/>
              <w:spacing w:before="36" w:after="36"/>
              <w:jc w:val="right"/>
              <w:rPr/>
            </w:pPr>
            <w:r>
              <w:rPr/>
              <w:t>Residual</w:t>
            </w:r>
          </w:p>
        </w:tc>
        <w:tc>
          <w:tcPr>
            <w:tcW w:w="2157" w:type="dxa"/>
            <w:tcBorders/>
            <w:shd w:fill="auto" w:val="clear"/>
          </w:tcPr>
          <w:p>
            <w:pPr>
              <w:pStyle w:val="Compact"/>
              <w:spacing w:before="36" w:after="36"/>
              <w:rPr/>
            </w:pPr>
            <w:r>
              <w:rPr/>
              <w:t>0.369</w:t>
            </w:r>
          </w:p>
        </w:tc>
        <w:tc>
          <w:tcPr>
            <w:tcW w:w="1758" w:type="dxa"/>
            <w:tcBorders/>
            <w:shd w:fill="auto" w:val="clear"/>
          </w:tcPr>
          <w:p>
            <w:pPr>
              <w:pStyle w:val="Compact"/>
              <w:spacing w:before="36" w:after="36"/>
              <w:rPr/>
            </w:pPr>
            <w:r>
              <w:rPr/>
              <w:t>0.502</w:t>
            </w:r>
          </w:p>
        </w:tc>
        <w:tc>
          <w:tcPr>
            <w:tcW w:w="1758" w:type="dxa"/>
            <w:tcBorders/>
            <w:shd w:fill="auto" w:val="clear"/>
          </w:tcPr>
          <w:p>
            <w:pPr>
              <w:pStyle w:val="Compact"/>
              <w:spacing w:before="36" w:after="36"/>
              <w:rPr/>
            </w:pPr>
            <w:r>
              <w:rPr/>
              <w:t>0.400</w:t>
            </w:r>
          </w:p>
        </w:tc>
        <w:tc>
          <w:tcPr>
            <w:tcW w:w="2099" w:type="dxa"/>
            <w:tcBorders/>
            <w:shd w:fill="auto" w:val="clear"/>
          </w:tcPr>
          <w:p>
            <w:pPr>
              <w:pStyle w:val="Compact"/>
              <w:spacing w:before="36" w:after="36"/>
              <w:rPr/>
            </w:pPr>
            <w:r>
              <w:rPr/>
              <w:t>0.348</w:t>
            </w:r>
          </w:p>
        </w:tc>
      </w:tr>
    </w:tbl>
    <w:p>
      <w:pPr>
        <w:pStyle w:val="TextBody"/>
        <w:rPr/>
      </w:pPr>
      <w:ins w:id="50" w:author="Vickruck, Jessica" w:date="2020-09-29T11:24:00Z">
        <w:r>
          <w:rPr/>
        </w:r>
      </w:ins>
    </w:p>
    <w:p>
      <w:pPr>
        <w:pStyle w:val="TextBody"/>
        <w:rPr/>
      </w:pPr>
      <w:ins w:id="51" w:author="Vickruck, Jessica" w:date="2020-09-29T11:24:00Z">
        <w:r>
          <w:rPr/>
          <w:t>Discussion??</w:t>
        </w:r>
      </w:ins>
    </w:p>
    <w:p>
      <w:pPr>
        <w:pStyle w:val="TextBody"/>
        <w:rPr/>
      </w:pPr>
      <w:r>
        <w:rPr/>
        <w:t xml:space="preserve">The activity density of </w:t>
      </w:r>
      <w:r>
        <w:rPr>
          <w:i/>
        </w:rPr>
        <w:t>Pterostichus melanarius</w:t>
      </w:r>
      <w:r>
        <w:rPr/>
        <w:t xml:space="preserve"> and </w:t>
      </w:r>
      <w:r>
        <w:rPr>
          <w:i/>
        </w:rPr>
        <w:t>Phalangium opilio</w:t>
      </w:r>
      <w:r>
        <w:rPr/>
        <w:t xml:space="preserve"> responded </w:t>
      </w:r>
      <w:del w:id="52" w:author="Paul Galpern" w:date="2020-09-18T13:34:00Z">
        <w:r>
          <w:rPr/>
          <w:delText xml:space="preserve">to </w:delText>
        </w:r>
      </w:del>
      <w:r>
        <w:rPr/>
        <w:t>strongly</w:t>
      </w:r>
      <w:ins w:id="53"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some support for our predictions of SNL (grass and wetland, woodlands, and road margins)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48"/>
      <w:r>
        <w:rPr/>
        <w:t xml:space="preserve">While there was limited </w:t>
      </w:r>
      <w:r>
        <w:rPr/>
      </w:r>
      <w:commentRangeEnd w:id="48"/>
      <w:r>
        <w:commentReference w:id="48"/>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del w:id="54" w:author="Vickruck, Jessica" w:date="2020-09-29T12:39:00Z">
        <w:r>
          <w:rPr/>
          <w:delText xml:space="preserve">The predatory ground beetle </w:delText>
        </w:r>
      </w:del>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49"/>
      <w:r>
        <w:rPr/>
        <w:t>The</w:t>
      </w:r>
      <w:r>
        <w:rPr/>
      </w:r>
      <w:commentRangeEnd w:id="49"/>
      <w:r>
        <w:commentReference w:id="49"/>
      </w:r>
      <w:r>
        <w:rPr/>
        <w:t xml:space="preserv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for overwintering or winter foraging (Aitchison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w:t>
      </w:r>
      <w:del w:id="55" w:author="Vickruck, Jessica" w:date="2020-09-29T15:31:00Z">
        <w:r>
          <w:rPr/>
          <w:delText>more</w:delText>
        </w:r>
      </w:del>
      <w:r>
        <w:rPr/>
        <w:commentReference w:id="50"/>
      </w:r>
      <w:r>
        <w:rPr/>
        <w:t xml:space="preserv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xml:space="preserve">, we </w:t>
      </w:r>
      <w:commentRangeStart w:id="51"/>
      <w:r>
        <w:rPr/>
        <w:t xml:space="preserve">found that roads clearly acted as an early source and a late sink </w:t>
      </w:r>
      <w:r>
        <w:rPr/>
      </w:r>
      <w:commentRangeEnd w:id="51"/>
      <w:r>
        <w:commentReference w:id="51"/>
      </w:r>
      <w:r>
        <w:rPr/>
        <w:t xml:space="preserve">(similar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w:t>
      </w:r>
      <w:commentRangeStart w:id="52"/>
      <w:r>
        <w:rPr/>
        <w:t>Lycosids</w:t>
      </w:r>
      <w:r>
        <w:rPr/>
      </w:r>
      <w:commentRangeEnd w:id="52"/>
      <w:r>
        <w:commentReference w:id="52"/>
      </w:r>
      <w:r>
        <w:rPr/>
        <w:t xml:space="preserve">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 either through ballooning as juveniles (Richter 1970; Greenstone 1982) or through other long-distance travel.</w:t>
      </w:r>
    </w:p>
    <w:p>
      <w:pPr>
        <w:pStyle w:val="TextBody"/>
        <w:rPr/>
      </w:pPr>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grassy pivot corners and wetlands, but grasslands and wetlands 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p>
    <w:p>
      <w:pPr>
        <w:pStyle w:val="TextBody"/>
        <w:rPr/>
      </w:pPr>
      <w:commentRangeStart w:id="53"/>
      <w:commentRangeStart w:id="54"/>
      <w:r>
        <w:rPr/>
        <w:t>Many other stu</w:t>
      </w:r>
      <w:r>
        <w:rPr/>
      </w:r>
      <w:commentRangeEnd w:id="54"/>
      <w:r>
        <w:commentReference w:id="54"/>
      </w:r>
      <w:r>
        <w:rPr/>
      </w:r>
      <w:commentRangeEnd w:id="53"/>
      <w:r>
        <w:commentReference w:id="53"/>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w:t>
      </w:r>
      <w:commentRangeStart w:id="55"/>
      <w:r>
        <w:rPr/>
        <w:t>fig:PteMelSpatiotemporal</w:t>
      </w:r>
      <w:r>
        <w:rPr/>
      </w:r>
      <w:commentRangeEnd w:id="55"/>
      <w:r>
        <w:commentReference w:id="55"/>
      </w:r>
      <w:r>
        <w:rPr/>
        <w:t>]Temporal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[fig:ParMoeSpatiotemporal]Temporal and spatial components of Pardosa moesta 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45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4"/>
        <w:gridCol w:w="664"/>
        <w:gridCol w:w="743"/>
        <w:gridCol w:w="798"/>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4"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79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shd w:fill="auto" w:val="clear"/>
          </w:tcPr>
          <w:p>
            <w:pPr>
              <w:pStyle w:val="Compact"/>
              <w:spacing w:before="36" w:after="36"/>
              <w:jc w:val="right"/>
              <w:rPr/>
            </w:pPr>
            <w:r>
              <w:rPr/>
              <w:t>Canola</w:t>
            </w:r>
          </w:p>
        </w:tc>
        <w:tc>
          <w:tcPr>
            <w:tcW w:w="744" w:type="dxa"/>
            <w:tcBorders/>
            <w:shd w:fill="auto" w:val="clear"/>
          </w:tcPr>
          <w:p>
            <w:pPr>
              <w:pStyle w:val="Compact"/>
              <w:spacing w:before="36" w:after="36"/>
              <w:jc w:val="right"/>
              <w:rPr/>
            </w:pPr>
            <w:r>
              <w:rPr/>
              <w:t>0.96</w:t>
            </w:r>
          </w:p>
        </w:tc>
        <w:tc>
          <w:tcPr>
            <w:tcW w:w="664" w:type="dxa"/>
            <w:tcBorders/>
            <w:shd w:fill="auto" w:val="clear"/>
          </w:tcPr>
          <w:p>
            <w:pPr>
              <w:pStyle w:val="Compact"/>
              <w:spacing w:before="36" w:after="36"/>
              <w:jc w:val="right"/>
              <w:rPr/>
            </w:pPr>
            <w:r>
              <w:rPr/>
              <w:t>0.52</w:t>
            </w:r>
          </w:p>
        </w:tc>
        <w:tc>
          <w:tcPr>
            <w:tcW w:w="743" w:type="dxa"/>
            <w:tcBorders/>
            <w:shd w:fill="auto" w:val="clear"/>
          </w:tcPr>
          <w:p>
            <w:pPr>
              <w:pStyle w:val="Compact"/>
              <w:spacing w:before="36" w:after="36"/>
              <w:jc w:val="right"/>
              <w:rPr/>
            </w:pPr>
            <w:r>
              <w:rPr/>
              <w:t>1.86</w:t>
            </w:r>
          </w:p>
        </w:tc>
        <w:tc>
          <w:tcPr>
            <w:tcW w:w="798" w:type="dxa"/>
            <w:tcBorders/>
            <w:shd w:fill="auto" w:val="clear"/>
          </w:tcPr>
          <w:p>
            <w:pPr>
              <w:pStyle w:val="Compact"/>
              <w:spacing w:before="36" w:after="36"/>
              <w:rPr/>
            </w:pPr>
            <w:r>
              <w:rPr/>
              <w:t>0.063</w:t>
            </w:r>
          </w:p>
        </w:tc>
      </w:tr>
      <w:tr>
        <w:trPr/>
        <w:tc>
          <w:tcPr>
            <w:tcW w:w="1586" w:type="dxa"/>
            <w:tcBorders/>
            <w:shd w:fill="auto" w:val="clear"/>
          </w:tcPr>
          <w:p>
            <w:pPr>
              <w:pStyle w:val="Compact"/>
              <w:spacing w:before="36" w:after="36"/>
              <w:jc w:val="right"/>
              <w:rPr/>
            </w:pPr>
            <w:r>
              <w:rPr/>
              <w:t>Road margin</w:t>
            </w:r>
          </w:p>
        </w:tc>
        <w:tc>
          <w:tcPr>
            <w:tcW w:w="744" w:type="dxa"/>
            <w:tcBorders/>
            <w:shd w:fill="auto" w:val="clear"/>
          </w:tcPr>
          <w:p>
            <w:pPr>
              <w:pStyle w:val="Compact"/>
              <w:spacing w:before="36" w:after="36"/>
              <w:jc w:val="right"/>
              <w:rPr/>
            </w:pPr>
            <w:r>
              <w:rPr/>
              <w:t>-0.52</w:t>
            </w:r>
          </w:p>
        </w:tc>
        <w:tc>
          <w:tcPr>
            <w:tcW w:w="664" w:type="dxa"/>
            <w:tcBorders/>
            <w:shd w:fill="auto" w:val="clear"/>
          </w:tcPr>
          <w:p>
            <w:pPr>
              <w:pStyle w:val="Compact"/>
              <w:spacing w:before="36" w:after="36"/>
              <w:jc w:val="right"/>
              <w:rPr/>
            </w:pPr>
            <w:r>
              <w:rPr/>
              <w:t>0.45</w:t>
            </w:r>
          </w:p>
        </w:tc>
        <w:tc>
          <w:tcPr>
            <w:tcW w:w="743" w:type="dxa"/>
            <w:tcBorders/>
            <w:shd w:fill="auto" w:val="clear"/>
          </w:tcPr>
          <w:p>
            <w:pPr>
              <w:pStyle w:val="Compact"/>
              <w:spacing w:before="36" w:after="36"/>
              <w:jc w:val="right"/>
              <w:rPr/>
            </w:pPr>
            <w:r>
              <w:rPr/>
              <w:t>-1.16</w:t>
            </w:r>
          </w:p>
        </w:tc>
        <w:tc>
          <w:tcPr>
            <w:tcW w:w="798" w:type="dxa"/>
            <w:tcBorders/>
            <w:shd w:fill="auto" w:val="clear"/>
          </w:tcPr>
          <w:p>
            <w:pPr>
              <w:pStyle w:val="Compact"/>
              <w:spacing w:before="36" w:after="36"/>
              <w:rPr/>
            </w:pPr>
            <w:r>
              <w:rPr/>
              <w:t>0.247</w:t>
            </w:r>
          </w:p>
        </w:tc>
      </w:tr>
      <w:tr>
        <w:trPr/>
        <w:tc>
          <w:tcPr>
            <w:tcW w:w="1586" w:type="dxa"/>
            <w:tcBorders/>
            <w:shd w:fill="auto" w:val="clear"/>
          </w:tcPr>
          <w:p>
            <w:pPr>
              <w:pStyle w:val="Compact"/>
              <w:spacing w:before="36" w:after="36"/>
              <w:jc w:val="right"/>
              <w:rPr/>
            </w:pPr>
            <w:r>
              <w:rPr/>
              <w:t>Grassland</w:t>
            </w:r>
          </w:p>
        </w:tc>
        <w:tc>
          <w:tcPr>
            <w:tcW w:w="744" w:type="dxa"/>
            <w:tcBorders/>
            <w:shd w:fill="auto" w:val="clear"/>
          </w:tcPr>
          <w:p>
            <w:pPr>
              <w:pStyle w:val="Compact"/>
              <w:spacing w:before="36" w:after="36"/>
              <w:jc w:val="right"/>
              <w:rPr/>
            </w:pPr>
            <w:r>
              <w:rPr/>
              <w:t>-0.43</w:t>
            </w:r>
          </w:p>
        </w:tc>
        <w:tc>
          <w:tcPr>
            <w:tcW w:w="664" w:type="dxa"/>
            <w:tcBorders/>
            <w:shd w:fill="auto" w:val="clear"/>
          </w:tcPr>
          <w:p>
            <w:pPr>
              <w:pStyle w:val="Compact"/>
              <w:spacing w:before="36" w:after="36"/>
              <w:jc w:val="right"/>
              <w:rPr/>
            </w:pPr>
            <w:r>
              <w:rPr/>
              <w:t>0.78</w:t>
            </w:r>
          </w:p>
        </w:tc>
        <w:tc>
          <w:tcPr>
            <w:tcW w:w="743" w:type="dxa"/>
            <w:tcBorders/>
            <w:shd w:fill="auto" w:val="clear"/>
          </w:tcPr>
          <w:p>
            <w:pPr>
              <w:pStyle w:val="Compact"/>
              <w:spacing w:before="36" w:after="36"/>
              <w:jc w:val="right"/>
              <w:rPr/>
            </w:pPr>
            <w:r>
              <w:rPr/>
              <w:t>-0.56</w:t>
            </w:r>
          </w:p>
        </w:tc>
        <w:tc>
          <w:tcPr>
            <w:tcW w:w="798" w:type="dxa"/>
            <w:tcBorders/>
            <w:shd w:fill="auto" w:val="clear"/>
          </w:tcPr>
          <w:p>
            <w:pPr>
              <w:pStyle w:val="Compact"/>
              <w:spacing w:before="36" w:after="36"/>
              <w:rPr/>
            </w:pPr>
            <w:r>
              <w:rPr/>
              <w:t>0.578</w:t>
            </w:r>
          </w:p>
        </w:tc>
      </w:tr>
      <w:tr>
        <w:trPr/>
        <w:tc>
          <w:tcPr>
            <w:tcW w:w="1586" w:type="dxa"/>
            <w:tcBorders/>
            <w:shd w:fill="auto" w:val="clear"/>
          </w:tcPr>
          <w:p>
            <w:pPr>
              <w:pStyle w:val="Compact"/>
              <w:spacing w:before="36" w:after="36"/>
              <w:jc w:val="right"/>
              <w:rPr/>
            </w:pPr>
            <w:r>
              <w:rPr/>
              <w:t>Field edge</w:t>
            </w:r>
          </w:p>
        </w:tc>
        <w:tc>
          <w:tcPr>
            <w:tcW w:w="744" w:type="dxa"/>
            <w:tcBorders/>
            <w:shd w:fill="auto" w:val="clear"/>
          </w:tcPr>
          <w:p>
            <w:pPr>
              <w:pStyle w:val="Compact"/>
              <w:spacing w:before="36" w:after="36"/>
              <w:jc w:val="right"/>
              <w:rPr/>
            </w:pPr>
            <w:r>
              <w:rPr/>
              <w:t>-0.02</w:t>
            </w:r>
          </w:p>
        </w:tc>
        <w:tc>
          <w:tcPr>
            <w:tcW w:w="664" w:type="dxa"/>
            <w:tcBorders/>
            <w:shd w:fill="auto" w:val="clear"/>
          </w:tcPr>
          <w:p>
            <w:pPr>
              <w:pStyle w:val="Compact"/>
              <w:spacing w:before="36" w:after="36"/>
              <w:jc w:val="right"/>
              <w:rPr/>
            </w:pPr>
            <w:r>
              <w:rPr/>
              <w:t>0.59</w:t>
            </w:r>
          </w:p>
        </w:tc>
        <w:tc>
          <w:tcPr>
            <w:tcW w:w="743" w:type="dxa"/>
            <w:tcBorders/>
            <w:shd w:fill="auto" w:val="clear"/>
          </w:tcPr>
          <w:p>
            <w:pPr>
              <w:pStyle w:val="Compact"/>
              <w:spacing w:before="36" w:after="36"/>
              <w:jc w:val="right"/>
              <w:rPr/>
            </w:pPr>
            <w:r>
              <w:rPr/>
              <w:t>-0.04</w:t>
            </w:r>
          </w:p>
        </w:tc>
        <w:tc>
          <w:tcPr>
            <w:tcW w:w="798" w:type="dxa"/>
            <w:tcBorders/>
            <w:shd w:fill="auto" w:val="clear"/>
          </w:tcPr>
          <w:p>
            <w:pPr>
              <w:pStyle w:val="Compact"/>
              <w:spacing w:before="36" w:after="36"/>
              <w:rPr/>
            </w:pPr>
            <w:r>
              <w:rPr/>
              <w:t>0.972</w:t>
            </w:r>
          </w:p>
        </w:tc>
      </w:tr>
      <w:tr>
        <w:trPr/>
        <w:tc>
          <w:tcPr>
            <w:tcW w:w="1586" w:type="dxa"/>
            <w:tcBorders/>
            <w:shd w:fill="auto" w:val="clear"/>
          </w:tcPr>
          <w:p>
            <w:pPr>
              <w:pStyle w:val="Compact"/>
              <w:spacing w:before="36" w:after="36"/>
              <w:jc w:val="right"/>
              <w:rPr/>
            </w:pPr>
            <w:r>
              <w:rPr/>
              <w:t>Wetland</w:t>
            </w:r>
          </w:p>
        </w:tc>
        <w:tc>
          <w:tcPr>
            <w:tcW w:w="744" w:type="dxa"/>
            <w:tcBorders/>
            <w:shd w:fill="auto" w:val="clear"/>
          </w:tcPr>
          <w:p>
            <w:pPr>
              <w:pStyle w:val="Compact"/>
              <w:spacing w:before="36" w:after="36"/>
              <w:jc w:val="right"/>
              <w:rPr/>
            </w:pPr>
            <w:r>
              <w:rPr/>
              <w:t>0.09</w:t>
            </w:r>
          </w:p>
        </w:tc>
        <w:tc>
          <w:tcPr>
            <w:tcW w:w="664" w:type="dxa"/>
            <w:tcBorders/>
            <w:shd w:fill="auto" w:val="clear"/>
          </w:tcPr>
          <w:p>
            <w:pPr>
              <w:pStyle w:val="Compact"/>
              <w:spacing w:before="36" w:after="36"/>
              <w:jc w:val="right"/>
              <w:rPr/>
            </w:pPr>
            <w:r>
              <w:rPr/>
              <w:t>0.56</w:t>
            </w:r>
          </w:p>
        </w:tc>
        <w:tc>
          <w:tcPr>
            <w:tcW w:w="743" w:type="dxa"/>
            <w:tcBorders/>
            <w:shd w:fill="auto" w:val="clear"/>
          </w:tcPr>
          <w:p>
            <w:pPr>
              <w:pStyle w:val="Compact"/>
              <w:spacing w:before="36" w:after="36"/>
              <w:jc w:val="right"/>
              <w:rPr/>
            </w:pPr>
            <w:r>
              <w:rPr/>
              <w:t>0.16</w:t>
            </w:r>
          </w:p>
        </w:tc>
        <w:tc>
          <w:tcPr>
            <w:tcW w:w="798" w:type="dxa"/>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3.48</w:t>
            </w:r>
          </w:p>
        </w:tc>
        <w:tc>
          <w:tcPr>
            <w:tcW w:w="797" w:type="dxa"/>
            <w:tcBorders/>
            <w:shd w:fill="auto" w:val="clear"/>
          </w:tcPr>
          <w:p>
            <w:pPr>
              <w:pStyle w:val="Compact"/>
              <w:spacing w:before="36" w:after="36"/>
              <w:rPr/>
            </w:pPr>
            <w:r>
              <w:rPr/>
              <w:t>31.11</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39.47</w:t>
            </w:r>
          </w:p>
        </w:tc>
        <w:tc>
          <w:tcPr>
            <w:tcW w:w="797" w:type="dxa"/>
            <w:tcBorders/>
            <w:shd w:fill="auto" w:val="clear"/>
          </w:tcPr>
          <w:p>
            <w:pPr>
              <w:pStyle w:val="Compact"/>
              <w:spacing w:before="36" w:after="36"/>
              <w:rPr/>
            </w:pPr>
            <w:r>
              <w:rPr/>
              <w:t>309.8</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1.51</w:t>
            </w:r>
          </w:p>
        </w:tc>
        <w:tc>
          <w:tcPr>
            <w:tcW w:w="797" w:type="dxa"/>
            <w:tcBorders/>
            <w:shd w:fill="auto" w:val="clear"/>
          </w:tcPr>
          <w:p>
            <w:pPr>
              <w:pStyle w:val="Compact"/>
              <w:spacing w:before="36" w:after="36"/>
              <w:rPr/>
            </w:pPr>
            <w:r>
              <w:rPr/>
              <w:t>11.24</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0.769</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0.93</w:t>
            </w:r>
          </w:p>
        </w:tc>
        <w:tc>
          <w:tcPr>
            <w:tcW w:w="797" w:type="dxa"/>
            <w:tcBorders/>
            <w:shd w:fill="auto" w:val="clear"/>
          </w:tcPr>
          <w:p>
            <w:pPr>
              <w:pStyle w:val="Compact"/>
              <w:spacing w:before="36" w:after="36"/>
              <w:rPr/>
            </w:pPr>
            <w:r>
              <w:rPr/>
              <w:t>3.87</w:t>
            </w:r>
          </w:p>
        </w:tc>
        <w:tc>
          <w:tcPr>
            <w:tcW w:w="983" w:type="dxa"/>
            <w:tcBorders/>
            <w:shd w:fill="auto" w:val="clear"/>
          </w:tcPr>
          <w:p>
            <w:pPr>
              <w:pStyle w:val="Compact"/>
              <w:spacing w:before="36" w:after="36"/>
              <w:rPr/>
            </w:pPr>
            <w:r>
              <w:rPr>
                <w:b/>
              </w:rPr>
              <w:t>0.026</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1.71</w:t>
            </w:r>
          </w:p>
        </w:tc>
        <w:tc>
          <w:tcPr>
            <w:tcW w:w="797" w:type="dxa"/>
            <w:tcBorders/>
            <w:shd w:fill="auto" w:val="clear"/>
          </w:tcPr>
          <w:p>
            <w:pPr>
              <w:pStyle w:val="Compact"/>
              <w:spacing w:before="36" w:after="36"/>
              <w:rPr/>
            </w:pPr>
            <w:r>
              <w:rPr/>
              <w:t>7.36</w:t>
            </w:r>
          </w:p>
        </w:tc>
        <w:tc>
          <w:tcPr>
            <w:tcW w:w="983" w:type="dxa"/>
            <w:tcBorders/>
            <w:shd w:fill="auto" w:val="clear"/>
          </w:tcPr>
          <w:p>
            <w:pPr>
              <w:pStyle w:val="Compact"/>
              <w:spacing w:before="36" w:after="36"/>
              <w:rPr/>
            </w:pPr>
            <w:r>
              <w:rPr>
                <w:b/>
              </w:rPr>
              <w:t>0.004</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0.824</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1.64</w:t>
            </w:r>
          </w:p>
        </w:tc>
        <w:tc>
          <w:tcPr>
            <w:tcW w:w="797" w:type="dxa"/>
            <w:tcBorders/>
            <w:shd w:fill="auto" w:val="clear"/>
          </w:tcPr>
          <w:p>
            <w:pPr>
              <w:pStyle w:val="Compact"/>
              <w:spacing w:before="36" w:after="36"/>
              <w:rPr/>
            </w:pPr>
            <w:r>
              <w:rPr/>
              <w:t>8.86</w:t>
            </w:r>
          </w:p>
        </w:tc>
        <w:tc>
          <w:tcPr>
            <w:tcW w:w="983" w:type="dxa"/>
            <w:tcBorders/>
            <w:shd w:fill="auto" w:val="clear"/>
          </w:tcPr>
          <w:p>
            <w:pPr>
              <w:pStyle w:val="Compact"/>
              <w:spacing w:before="36" w:after="36"/>
              <w:rPr/>
            </w:pPr>
            <w:r>
              <w:rPr>
                <w:b/>
              </w:rPr>
              <w:t>0.002</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0.979</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0.67</w:t>
            </w:r>
          </w:p>
        </w:tc>
        <w:tc>
          <w:tcPr>
            <w:tcW w:w="797" w:type="dxa"/>
            <w:tcBorders/>
            <w:shd w:fill="auto" w:val="clear"/>
          </w:tcPr>
          <w:p>
            <w:pPr>
              <w:pStyle w:val="Compact"/>
              <w:spacing w:before="36" w:after="36"/>
              <w:rPr/>
            </w:pPr>
            <w:r>
              <w:rPr/>
              <w:t>0.92</w:t>
            </w:r>
          </w:p>
        </w:tc>
        <w:tc>
          <w:tcPr>
            <w:tcW w:w="983" w:type="dxa"/>
            <w:tcBorders/>
            <w:shd w:fill="auto" w:val="clear"/>
          </w:tcPr>
          <w:p>
            <w:pPr>
              <w:pStyle w:val="Compact"/>
              <w:spacing w:before="36" w:after="36"/>
              <w:rPr/>
            </w:pPr>
            <w:r>
              <w:rPr/>
              <w:t>0.23</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0.907</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0.439</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0.939</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0.983</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0.498</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1.27</w:t>
            </w:r>
          </w:p>
        </w:tc>
        <w:tc>
          <w:tcPr>
            <w:tcW w:w="797" w:type="dxa"/>
            <w:tcBorders/>
            <w:shd w:fill="auto" w:val="clear"/>
          </w:tcPr>
          <w:p>
            <w:pPr>
              <w:pStyle w:val="Compact"/>
              <w:spacing w:before="36" w:after="36"/>
              <w:rPr/>
            </w:pPr>
            <w:r>
              <w:rPr/>
              <w:t>3.96</w:t>
            </w:r>
          </w:p>
        </w:tc>
        <w:tc>
          <w:tcPr>
            <w:tcW w:w="983" w:type="dxa"/>
            <w:tcBorders/>
            <w:shd w:fill="auto" w:val="clear"/>
          </w:tcPr>
          <w:p>
            <w:pPr>
              <w:pStyle w:val="Compact"/>
              <w:spacing w:before="36" w:after="36"/>
              <w:rPr/>
            </w:pPr>
            <w:r>
              <w:rPr>
                <w:b/>
              </w:rPr>
              <w:t>0.033</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1.4</w:t>
            </w:r>
          </w:p>
        </w:tc>
        <w:tc>
          <w:tcPr>
            <w:tcW w:w="797" w:type="dxa"/>
            <w:tcBorders/>
            <w:shd w:fill="auto" w:val="clear"/>
          </w:tcPr>
          <w:p>
            <w:pPr>
              <w:pStyle w:val="Compact"/>
              <w:spacing w:before="36" w:after="36"/>
              <w:rPr/>
            </w:pPr>
            <w:r>
              <w:rPr/>
              <w:t>2.24</w:t>
            </w:r>
          </w:p>
        </w:tc>
        <w:tc>
          <w:tcPr>
            <w:tcW w:w="983" w:type="dxa"/>
            <w:tcBorders/>
            <w:shd w:fill="auto" w:val="clear"/>
          </w:tcPr>
          <w:p>
            <w:pPr>
              <w:pStyle w:val="Compact"/>
              <w:spacing w:before="36" w:after="36"/>
              <w:rPr/>
            </w:pPr>
            <w:r>
              <w:rPr/>
              <w:t>0.16</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0.277</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0.582</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shd w:fill="auto" w:val="clear"/>
          </w:tcPr>
          <w:p>
            <w:pPr>
              <w:pStyle w:val="Compact"/>
              <w:spacing w:before="36" w:after="36"/>
              <w:jc w:val="right"/>
              <w:rPr/>
            </w:pPr>
            <w:r>
              <w:rPr/>
              <w:t>Canola</w:t>
            </w:r>
          </w:p>
        </w:tc>
        <w:tc>
          <w:tcPr>
            <w:tcW w:w="743" w:type="dxa"/>
            <w:tcBorders/>
            <w:shd w:fill="auto" w:val="clear"/>
          </w:tcPr>
          <w:p>
            <w:pPr>
              <w:pStyle w:val="Compact"/>
              <w:spacing w:before="36" w:after="36"/>
              <w:jc w:val="right"/>
              <w:rPr/>
            </w:pPr>
            <w:r>
              <w:rPr/>
              <w:t>-2.91</w:t>
            </w:r>
          </w:p>
        </w:tc>
        <w:tc>
          <w:tcPr>
            <w:tcW w:w="664" w:type="dxa"/>
            <w:tcBorders/>
            <w:shd w:fill="auto" w:val="clear"/>
          </w:tcPr>
          <w:p>
            <w:pPr>
              <w:pStyle w:val="Compact"/>
              <w:spacing w:before="36" w:after="36"/>
              <w:jc w:val="right"/>
              <w:rPr/>
            </w:pPr>
            <w:r>
              <w:rPr/>
              <w:t>0.16</w:t>
            </w:r>
          </w:p>
        </w:tc>
        <w:tc>
          <w:tcPr>
            <w:tcW w:w="878" w:type="dxa"/>
            <w:tcBorders/>
            <w:shd w:fill="auto" w:val="clear"/>
          </w:tcPr>
          <w:p>
            <w:pPr>
              <w:pStyle w:val="Compact"/>
              <w:spacing w:before="36" w:after="36"/>
              <w:jc w:val="right"/>
              <w:rPr/>
            </w:pPr>
            <w:r>
              <w:rPr/>
              <w:t>-17.77</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Road margin</w:t>
            </w:r>
          </w:p>
        </w:tc>
        <w:tc>
          <w:tcPr>
            <w:tcW w:w="743" w:type="dxa"/>
            <w:tcBorders/>
            <w:shd w:fill="auto" w:val="clear"/>
          </w:tcPr>
          <w:p>
            <w:pPr>
              <w:pStyle w:val="Compact"/>
              <w:spacing w:before="36" w:after="36"/>
              <w:jc w:val="right"/>
              <w:rPr/>
            </w:pPr>
            <w:r>
              <w:rPr/>
              <w:t>-0.42</w:t>
            </w:r>
          </w:p>
        </w:tc>
        <w:tc>
          <w:tcPr>
            <w:tcW w:w="664" w:type="dxa"/>
            <w:tcBorders/>
            <w:shd w:fill="auto" w:val="clear"/>
          </w:tcPr>
          <w:p>
            <w:pPr>
              <w:pStyle w:val="Compact"/>
              <w:spacing w:before="36" w:after="36"/>
              <w:jc w:val="right"/>
              <w:rPr/>
            </w:pPr>
            <w:r>
              <w:rPr/>
              <w:t>0.11</w:t>
            </w:r>
          </w:p>
        </w:tc>
        <w:tc>
          <w:tcPr>
            <w:tcW w:w="878" w:type="dxa"/>
            <w:tcBorders/>
            <w:shd w:fill="auto" w:val="clear"/>
          </w:tcPr>
          <w:p>
            <w:pPr>
              <w:pStyle w:val="Compact"/>
              <w:spacing w:before="36" w:after="36"/>
              <w:jc w:val="right"/>
              <w:rPr/>
            </w:pPr>
            <w:r>
              <w:rPr/>
              <w:t>-3.88</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Grassland</w:t>
            </w:r>
          </w:p>
        </w:tc>
        <w:tc>
          <w:tcPr>
            <w:tcW w:w="743" w:type="dxa"/>
            <w:tcBorders/>
            <w:shd w:fill="auto" w:val="clear"/>
          </w:tcPr>
          <w:p>
            <w:pPr>
              <w:pStyle w:val="Compact"/>
              <w:spacing w:before="36" w:after="36"/>
              <w:jc w:val="right"/>
              <w:rPr/>
            </w:pPr>
            <w:r>
              <w:rPr/>
              <w:t>-0.94</w:t>
            </w:r>
          </w:p>
        </w:tc>
        <w:tc>
          <w:tcPr>
            <w:tcW w:w="664" w:type="dxa"/>
            <w:tcBorders/>
            <w:shd w:fill="auto" w:val="clear"/>
          </w:tcPr>
          <w:p>
            <w:pPr>
              <w:pStyle w:val="Compact"/>
              <w:spacing w:before="36" w:after="36"/>
              <w:jc w:val="right"/>
              <w:rPr/>
            </w:pPr>
            <w:r>
              <w:rPr/>
              <w:t>0.23</w:t>
            </w:r>
          </w:p>
        </w:tc>
        <w:tc>
          <w:tcPr>
            <w:tcW w:w="878" w:type="dxa"/>
            <w:tcBorders/>
            <w:shd w:fill="auto" w:val="clear"/>
          </w:tcPr>
          <w:p>
            <w:pPr>
              <w:pStyle w:val="Compact"/>
              <w:spacing w:before="36" w:after="36"/>
              <w:jc w:val="right"/>
              <w:rPr/>
            </w:pPr>
            <w:r>
              <w:rPr/>
              <w:t>-4.02</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Field edge</w:t>
            </w:r>
          </w:p>
        </w:tc>
        <w:tc>
          <w:tcPr>
            <w:tcW w:w="743" w:type="dxa"/>
            <w:tcBorders/>
            <w:shd w:fill="auto" w:val="clear"/>
          </w:tcPr>
          <w:p>
            <w:pPr>
              <w:pStyle w:val="Compact"/>
              <w:spacing w:before="36" w:after="36"/>
              <w:jc w:val="right"/>
              <w:rPr/>
            </w:pPr>
            <w:r>
              <w:rPr/>
              <w:t>-0.24</w:t>
            </w:r>
          </w:p>
        </w:tc>
        <w:tc>
          <w:tcPr>
            <w:tcW w:w="664" w:type="dxa"/>
            <w:tcBorders/>
            <w:shd w:fill="auto" w:val="clear"/>
          </w:tcPr>
          <w:p>
            <w:pPr>
              <w:pStyle w:val="Compact"/>
              <w:spacing w:before="36" w:after="36"/>
              <w:jc w:val="right"/>
              <w:rPr/>
            </w:pPr>
            <w:r>
              <w:rPr/>
              <w:t>0.33</w:t>
            </w:r>
          </w:p>
        </w:tc>
        <w:tc>
          <w:tcPr>
            <w:tcW w:w="878" w:type="dxa"/>
            <w:tcBorders/>
            <w:shd w:fill="auto" w:val="clear"/>
          </w:tcPr>
          <w:p>
            <w:pPr>
              <w:pStyle w:val="Compact"/>
              <w:spacing w:before="36" w:after="36"/>
              <w:jc w:val="right"/>
              <w:rPr/>
            </w:pPr>
            <w:r>
              <w:rPr/>
              <w:t>-0.71</w:t>
            </w:r>
          </w:p>
        </w:tc>
        <w:tc>
          <w:tcPr>
            <w:tcW w:w="983" w:type="dxa"/>
            <w:tcBorders/>
            <w:shd w:fill="auto" w:val="clear"/>
          </w:tcPr>
          <w:p>
            <w:pPr>
              <w:pStyle w:val="Compact"/>
              <w:spacing w:before="36" w:after="36"/>
              <w:rPr/>
            </w:pPr>
            <w:r>
              <w:rPr/>
              <w:t>0.477</w:t>
            </w:r>
          </w:p>
        </w:tc>
      </w:tr>
      <w:tr>
        <w:trPr/>
        <w:tc>
          <w:tcPr>
            <w:tcW w:w="1586" w:type="dxa"/>
            <w:tcBorders/>
            <w:shd w:fill="auto" w:val="clear"/>
          </w:tcPr>
          <w:p>
            <w:pPr>
              <w:pStyle w:val="Compact"/>
              <w:spacing w:before="36" w:after="36"/>
              <w:jc w:val="right"/>
              <w:rPr/>
            </w:pPr>
            <w:r>
              <w:rPr/>
              <w:t>Wetland</w:t>
            </w:r>
          </w:p>
        </w:tc>
        <w:tc>
          <w:tcPr>
            <w:tcW w:w="743" w:type="dxa"/>
            <w:tcBorders/>
            <w:shd w:fill="auto" w:val="clear"/>
          </w:tcPr>
          <w:p>
            <w:pPr>
              <w:pStyle w:val="Compact"/>
              <w:spacing w:before="36" w:after="36"/>
              <w:jc w:val="right"/>
              <w:rPr/>
            </w:pPr>
            <w:r>
              <w:rPr/>
              <w:t>-0.49</w:t>
            </w:r>
          </w:p>
        </w:tc>
        <w:tc>
          <w:tcPr>
            <w:tcW w:w="664" w:type="dxa"/>
            <w:tcBorders/>
            <w:shd w:fill="auto" w:val="clear"/>
          </w:tcPr>
          <w:p>
            <w:pPr>
              <w:pStyle w:val="Compact"/>
              <w:spacing w:before="36" w:after="36"/>
              <w:jc w:val="right"/>
              <w:rPr/>
            </w:pPr>
            <w:r>
              <w:rPr/>
              <w:t>0.23</w:t>
            </w:r>
          </w:p>
        </w:tc>
        <w:tc>
          <w:tcPr>
            <w:tcW w:w="878" w:type="dxa"/>
            <w:tcBorders/>
            <w:shd w:fill="auto" w:val="clear"/>
          </w:tcPr>
          <w:p>
            <w:pPr>
              <w:pStyle w:val="Compact"/>
              <w:spacing w:before="36" w:after="36"/>
              <w:jc w:val="right"/>
              <w:rPr/>
            </w:pPr>
            <w:r>
              <w:rPr/>
              <w:t>-2.12</w:t>
            </w:r>
          </w:p>
        </w:tc>
        <w:tc>
          <w:tcPr>
            <w:tcW w:w="983" w:type="dxa"/>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5.59</w:t>
            </w:r>
          </w:p>
        </w:tc>
        <w:tc>
          <w:tcPr>
            <w:tcW w:w="930" w:type="dxa"/>
            <w:tcBorders/>
            <w:shd w:fill="auto" w:val="clear"/>
          </w:tcPr>
          <w:p>
            <w:pPr>
              <w:pStyle w:val="Compact"/>
              <w:spacing w:before="36" w:after="36"/>
              <w:rPr/>
            </w:pPr>
            <w:r>
              <w:rPr/>
              <w:t>120.42</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0.958</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0.966</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0.94</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0.616</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0.927</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0.645</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0.75</w:t>
            </w:r>
          </w:p>
        </w:tc>
        <w:tc>
          <w:tcPr>
            <w:tcW w:w="930" w:type="dxa"/>
            <w:tcBorders/>
            <w:shd w:fill="auto" w:val="clear"/>
          </w:tcPr>
          <w:p>
            <w:pPr>
              <w:pStyle w:val="Compact"/>
              <w:spacing w:before="36" w:after="36"/>
              <w:rPr/>
            </w:pPr>
            <w:r>
              <w:rPr/>
              <w:t>2.18</w:t>
            </w:r>
          </w:p>
        </w:tc>
        <w:tc>
          <w:tcPr>
            <w:tcW w:w="983" w:type="dxa"/>
            <w:tcBorders/>
            <w:shd w:fill="auto" w:val="clear"/>
          </w:tcPr>
          <w:p>
            <w:pPr>
              <w:pStyle w:val="Compact"/>
              <w:spacing w:before="36" w:after="36"/>
              <w:rPr/>
            </w:pPr>
            <w:r>
              <w:rPr/>
              <w:t>0.077</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1.76</w:t>
            </w:r>
          </w:p>
        </w:tc>
        <w:tc>
          <w:tcPr>
            <w:tcW w:w="930" w:type="dxa"/>
            <w:tcBorders/>
            <w:shd w:fill="auto" w:val="clear"/>
          </w:tcPr>
          <w:p>
            <w:pPr>
              <w:pStyle w:val="Compact"/>
              <w:spacing w:before="36" w:after="36"/>
              <w:rPr/>
            </w:pPr>
            <w:r>
              <w:rPr/>
              <w:t>14.9</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0.46</w:t>
            </w:r>
          </w:p>
        </w:tc>
        <w:tc>
          <w:tcPr>
            <w:tcW w:w="930" w:type="dxa"/>
            <w:tcBorders/>
            <w:shd w:fill="auto" w:val="clear"/>
          </w:tcPr>
          <w:p>
            <w:pPr>
              <w:pStyle w:val="Compact"/>
              <w:spacing w:before="36" w:after="36"/>
              <w:rPr/>
            </w:pPr>
            <w:r>
              <w:rPr/>
              <w:t>0.66</w:t>
            </w:r>
          </w:p>
        </w:tc>
        <w:tc>
          <w:tcPr>
            <w:tcW w:w="983" w:type="dxa"/>
            <w:tcBorders/>
            <w:shd w:fill="auto" w:val="clear"/>
          </w:tcPr>
          <w:p>
            <w:pPr>
              <w:pStyle w:val="Compact"/>
              <w:spacing w:before="36" w:after="36"/>
              <w:rPr/>
            </w:pPr>
            <w:r>
              <w:rPr/>
              <w:t>0.202</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0.799</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0.01</w:t>
            </w:r>
          </w:p>
        </w:tc>
        <w:tc>
          <w:tcPr>
            <w:tcW w:w="930" w:type="dxa"/>
            <w:tcBorders/>
            <w:shd w:fill="auto" w:val="clear"/>
          </w:tcPr>
          <w:p>
            <w:pPr>
              <w:pStyle w:val="Compact"/>
              <w:spacing w:before="36" w:after="36"/>
              <w:rPr/>
            </w:pPr>
            <w:r>
              <w:rPr/>
              <w:t>0.01</w:t>
            </w:r>
          </w:p>
        </w:tc>
        <w:tc>
          <w:tcPr>
            <w:tcW w:w="983" w:type="dxa"/>
            <w:tcBorders/>
            <w:shd w:fill="auto" w:val="clear"/>
          </w:tcPr>
          <w:p>
            <w:pPr>
              <w:pStyle w:val="Compact"/>
              <w:spacing w:before="36" w:after="36"/>
              <w:rPr/>
            </w:pPr>
            <w:r>
              <w:rPr/>
              <w:t>0.098</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1.61</w:t>
            </w:r>
          </w:p>
        </w:tc>
        <w:tc>
          <w:tcPr>
            <w:tcW w:w="930" w:type="dxa"/>
            <w:tcBorders/>
            <w:shd w:fill="auto" w:val="clear"/>
          </w:tcPr>
          <w:p>
            <w:pPr>
              <w:pStyle w:val="Compact"/>
              <w:spacing w:before="36" w:after="36"/>
              <w:rPr/>
            </w:pPr>
            <w:r>
              <w:rPr/>
              <w:t>7.74</w:t>
            </w:r>
          </w:p>
        </w:tc>
        <w:tc>
          <w:tcPr>
            <w:tcW w:w="983" w:type="dxa"/>
            <w:tcBorders/>
            <w:shd w:fill="auto" w:val="clear"/>
          </w:tcPr>
          <w:p>
            <w:pPr>
              <w:pStyle w:val="Compact"/>
              <w:spacing w:before="36" w:after="36"/>
              <w:rPr/>
            </w:pPr>
            <w:r>
              <w:rPr>
                <w:b/>
              </w:rPr>
              <w:t>0.005</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0.56</w:t>
            </w:r>
          </w:p>
        </w:tc>
        <w:tc>
          <w:tcPr>
            <w:tcW w:w="930" w:type="dxa"/>
            <w:tcBorders/>
            <w:shd w:fill="auto" w:val="clear"/>
          </w:tcPr>
          <w:p>
            <w:pPr>
              <w:pStyle w:val="Compact"/>
              <w:spacing w:before="36" w:after="36"/>
              <w:rPr/>
            </w:pPr>
            <w:r>
              <w:rPr/>
              <w:t>0.98</w:t>
            </w:r>
          </w:p>
        </w:tc>
        <w:tc>
          <w:tcPr>
            <w:tcW w:w="983" w:type="dxa"/>
            <w:tcBorders/>
            <w:shd w:fill="auto" w:val="clear"/>
          </w:tcPr>
          <w:p>
            <w:pPr>
              <w:pStyle w:val="Compact"/>
              <w:spacing w:before="36" w:after="36"/>
              <w:rPr/>
            </w:pPr>
            <w:r>
              <w:rPr/>
              <w:t>0.153</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0.693</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0.921</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0.43</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0.725</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0.7</w:t>
            </w:r>
          </w:p>
        </w:tc>
        <w:tc>
          <w:tcPr>
            <w:tcW w:w="930" w:type="dxa"/>
            <w:tcBorders/>
            <w:shd w:fill="auto" w:val="clear"/>
          </w:tcPr>
          <w:p>
            <w:pPr>
              <w:pStyle w:val="Compact"/>
              <w:spacing w:before="36" w:after="36"/>
              <w:rPr/>
            </w:pPr>
            <w:r>
              <w:rPr/>
              <w:t>1.03</w:t>
            </w:r>
          </w:p>
        </w:tc>
        <w:tc>
          <w:tcPr>
            <w:tcW w:w="983" w:type="dxa"/>
            <w:tcBorders/>
            <w:shd w:fill="auto" w:val="clear"/>
          </w:tcPr>
          <w:p>
            <w:pPr>
              <w:pStyle w:val="Compact"/>
              <w:spacing w:before="36" w:after="36"/>
              <w:rPr/>
            </w:pPr>
            <w:r>
              <w:rPr/>
              <w:t>0.224</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4854"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743"/>
        <w:gridCol w:w="664"/>
        <w:gridCol w:w="878"/>
        <w:gridCol w:w="983"/>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743"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878"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shd w:fill="auto" w:val="clear"/>
          </w:tcPr>
          <w:p>
            <w:pPr>
              <w:pStyle w:val="Compact"/>
              <w:spacing w:before="36" w:after="36"/>
              <w:jc w:val="right"/>
              <w:rPr/>
            </w:pPr>
            <w:r>
              <w:rPr/>
              <w:t>Canola</w:t>
            </w:r>
          </w:p>
        </w:tc>
        <w:tc>
          <w:tcPr>
            <w:tcW w:w="743" w:type="dxa"/>
            <w:tcBorders/>
            <w:shd w:fill="auto" w:val="clear"/>
          </w:tcPr>
          <w:p>
            <w:pPr>
              <w:pStyle w:val="Compact"/>
              <w:spacing w:before="36" w:after="36"/>
              <w:jc w:val="right"/>
              <w:rPr/>
            </w:pPr>
            <w:r>
              <w:rPr/>
              <w:t>-6.24</w:t>
            </w:r>
          </w:p>
        </w:tc>
        <w:tc>
          <w:tcPr>
            <w:tcW w:w="664" w:type="dxa"/>
            <w:tcBorders/>
            <w:shd w:fill="auto" w:val="clear"/>
          </w:tcPr>
          <w:p>
            <w:pPr>
              <w:pStyle w:val="Compact"/>
              <w:spacing w:before="36" w:after="36"/>
              <w:jc w:val="right"/>
              <w:rPr/>
            </w:pPr>
            <w:r>
              <w:rPr/>
              <w:t>0.40</w:t>
            </w:r>
          </w:p>
        </w:tc>
        <w:tc>
          <w:tcPr>
            <w:tcW w:w="878" w:type="dxa"/>
            <w:tcBorders/>
            <w:shd w:fill="auto" w:val="clear"/>
          </w:tcPr>
          <w:p>
            <w:pPr>
              <w:pStyle w:val="Compact"/>
              <w:spacing w:before="36" w:after="36"/>
              <w:jc w:val="right"/>
              <w:rPr/>
            </w:pPr>
            <w:r>
              <w:rPr/>
              <w:t>-15.76</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Road margin</w:t>
            </w:r>
          </w:p>
        </w:tc>
        <w:tc>
          <w:tcPr>
            <w:tcW w:w="743" w:type="dxa"/>
            <w:tcBorders/>
            <w:shd w:fill="auto" w:val="clear"/>
          </w:tcPr>
          <w:p>
            <w:pPr>
              <w:pStyle w:val="Compact"/>
              <w:spacing w:before="36" w:after="36"/>
              <w:jc w:val="right"/>
              <w:rPr/>
            </w:pPr>
            <w:r>
              <w:rPr/>
              <w:t>-2.45</w:t>
            </w:r>
          </w:p>
        </w:tc>
        <w:tc>
          <w:tcPr>
            <w:tcW w:w="664" w:type="dxa"/>
            <w:tcBorders/>
            <w:shd w:fill="auto" w:val="clear"/>
          </w:tcPr>
          <w:p>
            <w:pPr>
              <w:pStyle w:val="Compact"/>
              <w:spacing w:before="36" w:after="36"/>
              <w:jc w:val="right"/>
              <w:rPr/>
            </w:pPr>
            <w:r>
              <w:rPr/>
              <w:t>0.24</w:t>
            </w:r>
          </w:p>
        </w:tc>
        <w:tc>
          <w:tcPr>
            <w:tcW w:w="878" w:type="dxa"/>
            <w:tcBorders/>
            <w:shd w:fill="auto" w:val="clear"/>
          </w:tcPr>
          <w:p>
            <w:pPr>
              <w:pStyle w:val="Compact"/>
              <w:spacing w:before="36" w:after="36"/>
              <w:jc w:val="right"/>
              <w:rPr/>
            </w:pPr>
            <w:r>
              <w:rPr/>
              <w:t>-10.22</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Grassland</w:t>
            </w:r>
          </w:p>
        </w:tc>
        <w:tc>
          <w:tcPr>
            <w:tcW w:w="743" w:type="dxa"/>
            <w:tcBorders/>
            <w:shd w:fill="auto" w:val="clear"/>
          </w:tcPr>
          <w:p>
            <w:pPr>
              <w:pStyle w:val="Compact"/>
              <w:spacing w:before="36" w:after="36"/>
              <w:jc w:val="right"/>
              <w:rPr/>
            </w:pPr>
            <w:r>
              <w:rPr/>
              <w:t>-1.83</w:t>
            </w:r>
          </w:p>
        </w:tc>
        <w:tc>
          <w:tcPr>
            <w:tcW w:w="664" w:type="dxa"/>
            <w:tcBorders/>
            <w:shd w:fill="auto" w:val="clear"/>
          </w:tcPr>
          <w:p>
            <w:pPr>
              <w:pStyle w:val="Compact"/>
              <w:spacing w:before="36" w:after="36"/>
              <w:jc w:val="right"/>
              <w:rPr/>
            </w:pPr>
            <w:r>
              <w:rPr/>
              <w:t>0.58</w:t>
            </w:r>
          </w:p>
        </w:tc>
        <w:tc>
          <w:tcPr>
            <w:tcW w:w="878" w:type="dxa"/>
            <w:tcBorders/>
            <w:shd w:fill="auto" w:val="clear"/>
          </w:tcPr>
          <w:p>
            <w:pPr>
              <w:pStyle w:val="Compact"/>
              <w:spacing w:before="36" w:after="36"/>
              <w:jc w:val="right"/>
              <w:rPr/>
            </w:pPr>
            <w:r>
              <w:rPr/>
              <w:t>-3.18</w:t>
            </w:r>
          </w:p>
        </w:tc>
        <w:tc>
          <w:tcPr>
            <w:tcW w:w="983" w:type="dxa"/>
            <w:tcBorders/>
            <w:shd w:fill="auto" w:val="clear"/>
          </w:tcPr>
          <w:p>
            <w:pPr>
              <w:pStyle w:val="Compact"/>
              <w:spacing w:before="36" w:after="36"/>
              <w:rPr/>
            </w:pPr>
            <w:r>
              <w:rPr>
                <w:b/>
              </w:rPr>
              <w:t>0.001</w:t>
            </w:r>
          </w:p>
        </w:tc>
      </w:tr>
      <w:tr>
        <w:trPr/>
        <w:tc>
          <w:tcPr>
            <w:tcW w:w="1586" w:type="dxa"/>
            <w:tcBorders/>
            <w:shd w:fill="auto" w:val="clear"/>
          </w:tcPr>
          <w:p>
            <w:pPr>
              <w:pStyle w:val="Compact"/>
              <w:spacing w:before="36" w:after="36"/>
              <w:jc w:val="right"/>
              <w:rPr/>
            </w:pPr>
            <w:r>
              <w:rPr/>
              <w:t>Field edge</w:t>
            </w:r>
          </w:p>
        </w:tc>
        <w:tc>
          <w:tcPr>
            <w:tcW w:w="743" w:type="dxa"/>
            <w:tcBorders/>
            <w:shd w:fill="auto" w:val="clear"/>
          </w:tcPr>
          <w:p>
            <w:pPr>
              <w:pStyle w:val="Compact"/>
              <w:spacing w:before="36" w:after="36"/>
              <w:jc w:val="right"/>
              <w:rPr/>
            </w:pPr>
            <w:r>
              <w:rPr/>
              <w:t>-3.30</w:t>
            </w:r>
          </w:p>
        </w:tc>
        <w:tc>
          <w:tcPr>
            <w:tcW w:w="664" w:type="dxa"/>
            <w:tcBorders/>
            <w:shd w:fill="auto" w:val="clear"/>
          </w:tcPr>
          <w:p>
            <w:pPr>
              <w:pStyle w:val="Compact"/>
              <w:spacing w:before="36" w:after="36"/>
              <w:jc w:val="right"/>
              <w:rPr/>
            </w:pPr>
            <w:r>
              <w:rPr/>
              <w:t>0.58</w:t>
            </w:r>
          </w:p>
        </w:tc>
        <w:tc>
          <w:tcPr>
            <w:tcW w:w="878" w:type="dxa"/>
            <w:tcBorders/>
            <w:shd w:fill="auto" w:val="clear"/>
          </w:tcPr>
          <w:p>
            <w:pPr>
              <w:pStyle w:val="Compact"/>
              <w:spacing w:before="36" w:after="36"/>
              <w:jc w:val="right"/>
              <w:rPr/>
            </w:pPr>
            <w:r>
              <w:rPr/>
              <w:t>-5.67</w:t>
            </w:r>
          </w:p>
        </w:tc>
        <w:tc>
          <w:tcPr>
            <w:tcW w:w="983" w:type="dxa"/>
            <w:tcBorders/>
            <w:shd w:fill="auto" w:val="clear"/>
          </w:tcPr>
          <w:p>
            <w:pPr>
              <w:pStyle w:val="Compact"/>
              <w:spacing w:before="36" w:after="36"/>
              <w:rPr/>
            </w:pPr>
            <w:r>
              <w:rPr>
                <w:b/>
              </w:rPr>
              <w:t>&lt;0.001</w:t>
            </w:r>
          </w:p>
        </w:tc>
      </w:tr>
      <w:tr>
        <w:trPr/>
        <w:tc>
          <w:tcPr>
            <w:tcW w:w="1586" w:type="dxa"/>
            <w:tcBorders/>
            <w:shd w:fill="auto" w:val="clear"/>
          </w:tcPr>
          <w:p>
            <w:pPr>
              <w:pStyle w:val="Compact"/>
              <w:spacing w:before="36" w:after="36"/>
              <w:jc w:val="right"/>
              <w:rPr/>
            </w:pPr>
            <w:r>
              <w:rPr/>
              <w:t>Wetland</w:t>
            </w:r>
          </w:p>
        </w:tc>
        <w:tc>
          <w:tcPr>
            <w:tcW w:w="743" w:type="dxa"/>
            <w:tcBorders/>
            <w:shd w:fill="auto" w:val="clear"/>
          </w:tcPr>
          <w:p>
            <w:pPr>
              <w:pStyle w:val="Compact"/>
              <w:spacing w:before="36" w:after="36"/>
              <w:jc w:val="right"/>
              <w:rPr/>
            </w:pPr>
            <w:r>
              <w:rPr/>
              <w:t>-2.57</w:t>
            </w:r>
          </w:p>
        </w:tc>
        <w:tc>
          <w:tcPr>
            <w:tcW w:w="664" w:type="dxa"/>
            <w:tcBorders/>
            <w:shd w:fill="auto" w:val="clear"/>
          </w:tcPr>
          <w:p>
            <w:pPr>
              <w:pStyle w:val="Compact"/>
              <w:spacing w:before="36" w:after="36"/>
              <w:jc w:val="right"/>
              <w:rPr/>
            </w:pPr>
            <w:r>
              <w:rPr/>
              <w:t>0.40</w:t>
            </w:r>
          </w:p>
        </w:tc>
        <w:tc>
          <w:tcPr>
            <w:tcW w:w="878" w:type="dxa"/>
            <w:tcBorders/>
            <w:shd w:fill="auto" w:val="clear"/>
          </w:tcPr>
          <w:p>
            <w:pPr>
              <w:pStyle w:val="Compact"/>
              <w:spacing w:before="36" w:after="36"/>
              <w:jc w:val="right"/>
              <w:rPr/>
            </w:pPr>
            <w:r>
              <w:rPr/>
              <w:t>-6.44</w:t>
            </w:r>
          </w:p>
        </w:tc>
        <w:tc>
          <w:tcPr>
            <w:tcW w:w="983" w:type="dxa"/>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5576"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797"/>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797"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0.05</w:t>
            </w:r>
          </w:p>
        </w:tc>
        <w:tc>
          <w:tcPr>
            <w:tcW w:w="797" w:type="dxa"/>
            <w:tcBorders/>
            <w:shd w:fill="auto" w:val="clear"/>
          </w:tcPr>
          <w:p>
            <w:pPr>
              <w:pStyle w:val="Compact"/>
              <w:spacing w:before="36" w:after="36"/>
              <w:rPr/>
            </w:pPr>
            <w:r>
              <w:rPr/>
              <w:t>0.04</w:t>
            </w:r>
          </w:p>
        </w:tc>
        <w:tc>
          <w:tcPr>
            <w:tcW w:w="983" w:type="dxa"/>
            <w:tcBorders/>
            <w:shd w:fill="auto" w:val="clear"/>
          </w:tcPr>
          <w:p>
            <w:pPr>
              <w:pStyle w:val="Compact"/>
              <w:spacing w:before="36" w:after="36"/>
              <w:rPr/>
            </w:pPr>
            <w:r>
              <w:rPr/>
              <w:t>0.349</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1.96</w:t>
            </w:r>
          </w:p>
        </w:tc>
        <w:tc>
          <w:tcPr>
            <w:tcW w:w="797" w:type="dxa"/>
            <w:tcBorders/>
            <w:shd w:fill="auto" w:val="clear"/>
          </w:tcPr>
          <w:p>
            <w:pPr>
              <w:pStyle w:val="Compact"/>
              <w:spacing w:before="36" w:after="36"/>
              <w:rPr/>
            </w:pPr>
            <w:r>
              <w:rPr/>
              <w:t>50.7</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1.87</w:t>
            </w:r>
          </w:p>
        </w:tc>
        <w:tc>
          <w:tcPr>
            <w:tcW w:w="797" w:type="dxa"/>
            <w:tcBorders/>
            <w:shd w:fill="auto" w:val="clear"/>
          </w:tcPr>
          <w:p>
            <w:pPr>
              <w:pStyle w:val="Compact"/>
              <w:spacing w:before="36" w:after="36"/>
              <w:rPr/>
            </w:pPr>
            <w:r>
              <w:rPr/>
              <w:t>14.39</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0.944</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0.976</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0.341</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0.627</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2.22</w:t>
            </w:r>
          </w:p>
        </w:tc>
        <w:tc>
          <w:tcPr>
            <w:tcW w:w="797" w:type="dxa"/>
            <w:tcBorders/>
            <w:shd w:fill="auto" w:val="clear"/>
          </w:tcPr>
          <w:p>
            <w:pPr>
              <w:pStyle w:val="Compact"/>
              <w:spacing w:before="36" w:after="36"/>
              <w:rPr/>
            </w:pPr>
            <w:r>
              <w:rPr/>
              <w:t>21.63</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0.936</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0.835</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1.6</w:t>
            </w:r>
          </w:p>
        </w:tc>
        <w:tc>
          <w:tcPr>
            <w:tcW w:w="797" w:type="dxa"/>
            <w:tcBorders/>
            <w:shd w:fill="auto" w:val="clear"/>
          </w:tcPr>
          <w:p>
            <w:pPr>
              <w:pStyle w:val="Compact"/>
              <w:spacing w:before="36" w:after="36"/>
              <w:rPr/>
            </w:pPr>
            <w:r>
              <w:rPr/>
              <w:t>2.96</w:t>
            </w:r>
          </w:p>
        </w:tc>
        <w:tc>
          <w:tcPr>
            <w:tcW w:w="983" w:type="dxa"/>
            <w:tcBorders/>
            <w:shd w:fill="auto" w:val="clear"/>
          </w:tcPr>
          <w:p>
            <w:pPr>
              <w:pStyle w:val="Compact"/>
              <w:spacing w:before="36" w:after="36"/>
              <w:rPr/>
            </w:pPr>
            <w:r>
              <w:rPr/>
              <w:t>0.109</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0.646</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0.95</w:t>
            </w:r>
          </w:p>
        </w:tc>
        <w:tc>
          <w:tcPr>
            <w:tcW w:w="797" w:type="dxa"/>
            <w:tcBorders/>
            <w:shd w:fill="auto" w:val="clear"/>
          </w:tcPr>
          <w:p>
            <w:pPr>
              <w:pStyle w:val="Compact"/>
              <w:spacing w:before="36" w:after="36"/>
              <w:rPr/>
            </w:pPr>
            <w:r>
              <w:rPr/>
              <w:t>2.23</w:t>
            </w:r>
          </w:p>
        </w:tc>
        <w:tc>
          <w:tcPr>
            <w:tcW w:w="983" w:type="dxa"/>
            <w:tcBorders/>
            <w:shd w:fill="auto" w:val="clear"/>
          </w:tcPr>
          <w:p>
            <w:pPr>
              <w:pStyle w:val="Compact"/>
              <w:spacing w:before="36" w:after="36"/>
              <w:rPr/>
            </w:pPr>
            <w:r>
              <w:rPr/>
              <w:t>0.085</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0.414</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1.48</w:t>
            </w:r>
          </w:p>
        </w:tc>
        <w:tc>
          <w:tcPr>
            <w:tcW w:w="797" w:type="dxa"/>
            <w:tcBorders/>
            <w:shd w:fill="auto" w:val="clear"/>
          </w:tcPr>
          <w:p>
            <w:pPr>
              <w:pStyle w:val="Compact"/>
              <w:spacing w:before="36" w:after="36"/>
              <w:rPr/>
            </w:pPr>
            <w:r>
              <w:rPr/>
              <w:t>3.94</w:t>
            </w:r>
          </w:p>
        </w:tc>
        <w:tc>
          <w:tcPr>
            <w:tcW w:w="983" w:type="dxa"/>
            <w:tcBorders/>
            <w:shd w:fill="auto" w:val="clear"/>
          </w:tcPr>
          <w:p>
            <w:pPr>
              <w:pStyle w:val="Compact"/>
              <w:spacing w:before="36" w:after="36"/>
              <w:rPr/>
            </w:pPr>
            <w:r>
              <w:rPr>
                <w:b/>
              </w:rPr>
              <w:t>0.039</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0.4</w:t>
            </w:r>
          </w:p>
        </w:tc>
        <w:tc>
          <w:tcPr>
            <w:tcW w:w="797" w:type="dxa"/>
            <w:tcBorders/>
            <w:shd w:fill="auto" w:val="clear"/>
          </w:tcPr>
          <w:p>
            <w:pPr>
              <w:pStyle w:val="Compact"/>
              <w:spacing w:before="36" w:after="36"/>
              <w:rPr/>
            </w:pPr>
            <w:r>
              <w:rPr/>
              <w:t>0.5</w:t>
            </w:r>
          </w:p>
        </w:tc>
        <w:tc>
          <w:tcPr>
            <w:tcW w:w="983" w:type="dxa"/>
            <w:tcBorders/>
            <w:shd w:fill="auto" w:val="clear"/>
          </w:tcPr>
          <w:p>
            <w:pPr>
              <w:pStyle w:val="Compact"/>
              <w:spacing w:before="36" w:after="36"/>
              <w:rPr/>
            </w:pPr>
            <w:r>
              <w:rPr/>
              <w:t>0.221</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0.984</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&lt;0.01</w:t>
            </w:r>
          </w:p>
        </w:tc>
        <w:tc>
          <w:tcPr>
            <w:tcW w:w="797"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0.846</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0.63</w:t>
            </w:r>
          </w:p>
        </w:tc>
        <w:tc>
          <w:tcPr>
            <w:tcW w:w="797" w:type="dxa"/>
            <w:tcBorders/>
            <w:shd w:fill="auto" w:val="clear"/>
          </w:tcPr>
          <w:p>
            <w:pPr>
              <w:pStyle w:val="Compact"/>
              <w:spacing w:before="36" w:after="36"/>
              <w:rPr/>
            </w:pPr>
            <w:r>
              <w:rPr/>
              <w:t>0.8</w:t>
            </w:r>
          </w:p>
        </w:tc>
        <w:tc>
          <w:tcPr>
            <w:tcW w:w="983" w:type="dxa"/>
            <w:tcBorders/>
            <w:shd w:fill="auto" w:val="clear"/>
          </w:tcPr>
          <w:p>
            <w:pPr>
              <w:pStyle w:val="Compact"/>
              <w:spacing w:before="36" w:after="36"/>
              <w:rPr/>
            </w:pPr>
            <w:r>
              <w:rPr/>
              <w:t>0.252</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3.15</w:t>
            </w:r>
          </w:p>
        </w:tc>
        <w:tc>
          <w:tcPr>
            <w:tcW w:w="797" w:type="dxa"/>
            <w:tcBorders/>
            <w:shd w:fill="auto" w:val="clear"/>
          </w:tcPr>
          <w:p>
            <w:pPr>
              <w:pStyle w:val="Compact"/>
              <w:spacing w:before="36" w:after="36"/>
              <w:rPr/>
            </w:pPr>
            <w:r>
              <w:rPr/>
              <w:t>20.23</w:t>
            </w:r>
          </w:p>
        </w:tc>
        <w:tc>
          <w:tcPr>
            <w:tcW w:w="983" w:type="dxa"/>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4561"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4"/>
        <w:gridCol w:w="665"/>
        <w:gridCol w:w="665"/>
        <w:gridCol w:w="664"/>
        <w:gridCol w:w="983"/>
      </w:tblGrid>
      <w:tr>
        <w:trPr/>
        <w:tc>
          <w:tcPr>
            <w:tcW w:w="1584"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66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4" w:type="dxa"/>
            <w:tcBorders/>
            <w:shd w:fill="auto" w:val="clear"/>
          </w:tcPr>
          <w:p>
            <w:pPr>
              <w:pStyle w:val="Compact"/>
              <w:spacing w:before="36" w:after="36"/>
              <w:jc w:val="right"/>
              <w:rPr/>
            </w:pPr>
            <w:r>
              <w:rPr/>
              <w:t>Canola</w:t>
            </w:r>
          </w:p>
        </w:tc>
        <w:tc>
          <w:tcPr>
            <w:tcW w:w="665" w:type="dxa"/>
            <w:tcBorders/>
            <w:shd w:fill="auto" w:val="clear"/>
          </w:tcPr>
          <w:p>
            <w:pPr>
              <w:pStyle w:val="Compact"/>
              <w:spacing w:before="36" w:after="36"/>
              <w:jc w:val="right"/>
              <w:rPr/>
            </w:pPr>
            <w:r>
              <w:rPr/>
              <w:t>0.64</w:t>
            </w:r>
          </w:p>
        </w:tc>
        <w:tc>
          <w:tcPr>
            <w:tcW w:w="665" w:type="dxa"/>
            <w:tcBorders/>
            <w:shd w:fill="auto" w:val="clear"/>
          </w:tcPr>
          <w:p>
            <w:pPr>
              <w:pStyle w:val="Compact"/>
              <w:spacing w:before="36" w:after="36"/>
              <w:jc w:val="right"/>
              <w:rPr/>
            </w:pPr>
            <w:r>
              <w:rPr/>
              <w:t>0.14</w:t>
            </w:r>
          </w:p>
        </w:tc>
        <w:tc>
          <w:tcPr>
            <w:tcW w:w="664" w:type="dxa"/>
            <w:tcBorders/>
            <w:shd w:fill="auto" w:val="clear"/>
          </w:tcPr>
          <w:p>
            <w:pPr>
              <w:pStyle w:val="Compact"/>
              <w:spacing w:before="36" w:after="36"/>
              <w:jc w:val="right"/>
              <w:rPr/>
            </w:pPr>
            <w:r>
              <w:rPr/>
              <w:t>4.49</w:t>
            </w:r>
          </w:p>
        </w:tc>
        <w:tc>
          <w:tcPr>
            <w:tcW w:w="983" w:type="dxa"/>
            <w:tcBorders/>
            <w:shd w:fill="auto" w:val="clear"/>
          </w:tcPr>
          <w:p>
            <w:pPr>
              <w:pStyle w:val="Compact"/>
              <w:spacing w:before="36" w:after="36"/>
              <w:rPr/>
            </w:pPr>
            <w:r>
              <w:rPr>
                <w:b/>
              </w:rPr>
              <w:t>&lt;0.001</w:t>
            </w:r>
          </w:p>
        </w:tc>
      </w:tr>
      <w:tr>
        <w:trPr/>
        <w:tc>
          <w:tcPr>
            <w:tcW w:w="1584" w:type="dxa"/>
            <w:tcBorders/>
            <w:shd w:fill="auto" w:val="clear"/>
          </w:tcPr>
          <w:p>
            <w:pPr>
              <w:pStyle w:val="Compact"/>
              <w:spacing w:before="36" w:after="36"/>
              <w:jc w:val="right"/>
              <w:rPr/>
            </w:pPr>
            <w:r>
              <w:rPr/>
              <w:t>Road margin</w:t>
            </w:r>
          </w:p>
        </w:tc>
        <w:tc>
          <w:tcPr>
            <w:tcW w:w="665" w:type="dxa"/>
            <w:tcBorders/>
            <w:shd w:fill="auto" w:val="clear"/>
          </w:tcPr>
          <w:p>
            <w:pPr>
              <w:pStyle w:val="Compact"/>
              <w:spacing w:before="36" w:after="36"/>
              <w:jc w:val="right"/>
              <w:rPr/>
            </w:pPr>
            <w:r>
              <w:rPr/>
              <w:t>1.20</w:t>
            </w:r>
          </w:p>
        </w:tc>
        <w:tc>
          <w:tcPr>
            <w:tcW w:w="665" w:type="dxa"/>
            <w:tcBorders/>
            <w:shd w:fill="auto" w:val="clear"/>
          </w:tcPr>
          <w:p>
            <w:pPr>
              <w:pStyle w:val="Compact"/>
              <w:spacing w:before="36" w:after="36"/>
              <w:jc w:val="right"/>
              <w:rPr/>
            </w:pPr>
            <w:r>
              <w:rPr/>
              <w:t>0.14</w:t>
            </w:r>
          </w:p>
        </w:tc>
        <w:tc>
          <w:tcPr>
            <w:tcW w:w="664" w:type="dxa"/>
            <w:tcBorders/>
            <w:shd w:fill="auto" w:val="clear"/>
          </w:tcPr>
          <w:p>
            <w:pPr>
              <w:pStyle w:val="Compact"/>
              <w:spacing w:before="36" w:after="36"/>
              <w:jc w:val="right"/>
              <w:rPr/>
            </w:pPr>
            <w:r>
              <w:rPr/>
              <w:t>8.64</w:t>
            </w:r>
          </w:p>
        </w:tc>
        <w:tc>
          <w:tcPr>
            <w:tcW w:w="983" w:type="dxa"/>
            <w:tcBorders/>
            <w:shd w:fill="auto" w:val="clear"/>
          </w:tcPr>
          <w:p>
            <w:pPr>
              <w:pStyle w:val="Compact"/>
              <w:spacing w:before="36" w:after="36"/>
              <w:rPr/>
            </w:pPr>
            <w:r>
              <w:rPr>
                <w:b/>
              </w:rPr>
              <w:t>&lt;0.001</w:t>
            </w:r>
          </w:p>
        </w:tc>
      </w:tr>
      <w:tr>
        <w:trPr/>
        <w:tc>
          <w:tcPr>
            <w:tcW w:w="1584" w:type="dxa"/>
            <w:tcBorders/>
            <w:shd w:fill="auto" w:val="clear"/>
          </w:tcPr>
          <w:p>
            <w:pPr>
              <w:pStyle w:val="Compact"/>
              <w:spacing w:before="36" w:after="36"/>
              <w:jc w:val="right"/>
              <w:rPr/>
            </w:pPr>
            <w:r>
              <w:rPr/>
              <w:t>Grassland</w:t>
            </w:r>
          </w:p>
        </w:tc>
        <w:tc>
          <w:tcPr>
            <w:tcW w:w="665" w:type="dxa"/>
            <w:tcBorders/>
            <w:shd w:fill="auto" w:val="clear"/>
          </w:tcPr>
          <w:p>
            <w:pPr>
              <w:pStyle w:val="Compact"/>
              <w:spacing w:before="36" w:after="36"/>
              <w:jc w:val="right"/>
              <w:rPr/>
            </w:pPr>
            <w:r>
              <w:rPr/>
              <w:t>0.69</w:t>
            </w:r>
          </w:p>
        </w:tc>
        <w:tc>
          <w:tcPr>
            <w:tcW w:w="665" w:type="dxa"/>
            <w:tcBorders/>
            <w:shd w:fill="auto" w:val="clear"/>
          </w:tcPr>
          <w:p>
            <w:pPr>
              <w:pStyle w:val="Compact"/>
              <w:spacing w:before="36" w:after="36"/>
              <w:jc w:val="right"/>
              <w:rPr/>
            </w:pPr>
            <w:r>
              <w:rPr/>
              <w:t>0.35</w:t>
            </w:r>
          </w:p>
        </w:tc>
        <w:tc>
          <w:tcPr>
            <w:tcW w:w="664" w:type="dxa"/>
            <w:tcBorders/>
            <w:shd w:fill="auto" w:val="clear"/>
          </w:tcPr>
          <w:p>
            <w:pPr>
              <w:pStyle w:val="Compact"/>
              <w:spacing w:before="36" w:after="36"/>
              <w:jc w:val="right"/>
              <w:rPr/>
            </w:pPr>
            <w:r>
              <w:rPr/>
              <w:t>1.95</w:t>
            </w:r>
          </w:p>
        </w:tc>
        <w:tc>
          <w:tcPr>
            <w:tcW w:w="983" w:type="dxa"/>
            <w:tcBorders/>
            <w:shd w:fill="auto" w:val="clear"/>
          </w:tcPr>
          <w:p>
            <w:pPr>
              <w:pStyle w:val="Compact"/>
              <w:spacing w:before="36" w:after="36"/>
              <w:rPr/>
            </w:pPr>
            <w:r>
              <w:rPr/>
              <w:t>0.051</w:t>
            </w:r>
          </w:p>
        </w:tc>
      </w:tr>
      <w:tr>
        <w:trPr/>
        <w:tc>
          <w:tcPr>
            <w:tcW w:w="1584" w:type="dxa"/>
            <w:tcBorders/>
            <w:shd w:fill="auto" w:val="clear"/>
          </w:tcPr>
          <w:p>
            <w:pPr>
              <w:pStyle w:val="Compact"/>
              <w:spacing w:before="36" w:after="36"/>
              <w:jc w:val="right"/>
              <w:rPr/>
            </w:pPr>
            <w:r>
              <w:rPr/>
              <w:t>Field edge</w:t>
            </w:r>
          </w:p>
        </w:tc>
        <w:tc>
          <w:tcPr>
            <w:tcW w:w="665" w:type="dxa"/>
            <w:tcBorders/>
            <w:shd w:fill="auto" w:val="clear"/>
          </w:tcPr>
          <w:p>
            <w:pPr>
              <w:pStyle w:val="Compact"/>
              <w:spacing w:before="36" w:after="36"/>
              <w:jc w:val="right"/>
              <w:rPr/>
            </w:pPr>
            <w:r>
              <w:rPr/>
              <w:t>1.68</w:t>
            </w:r>
          </w:p>
        </w:tc>
        <w:tc>
          <w:tcPr>
            <w:tcW w:w="665" w:type="dxa"/>
            <w:tcBorders/>
            <w:shd w:fill="auto" w:val="clear"/>
          </w:tcPr>
          <w:p>
            <w:pPr>
              <w:pStyle w:val="Compact"/>
              <w:spacing w:before="36" w:after="36"/>
              <w:jc w:val="right"/>
              <w:rPr/>
            </w:pPr>
            <w:r>
              <w:rPr/>
              <w:t>0.30</w:t>
            </w:r>
          </w:p>
        </w:tc>
        <w:tc>
          <w:tcPr>
            <w:tcW w:w="664" w:type="dxa"/>
            <w:tcBorders/>
            <w:shd w:fill="auto" w:val="clear"/>
          </w:tcPr>
          <w:p>
            <w:pPr>
              <w:pStyle w:val="Compact"/>
              <w:spacing w:before="36" w:after="36"/>
              <w:jc w:val="right"/>
              <w:rPr/>
            </w:pPr>
            <w:r>
              <w:rPr/>
              <w:t>5.52</w:t>
            </w:r>
          </w:p>
        </w:tc>
        <w:tc>
          <w:tcPr>
            <w:tcW w:w="983" w:type="dxa"/>
            <w:tcBorders/>
            <w:shd w:fill="auto" w:val="clear"/>
          </w:tcPr>
          <w:p>
            <w:pPr>
              <w:pStyle w:val="Compact"/>
              <w:spacing w:before="36" w:after="36"/>
              <w:rPr/>
            </w:pPr>
            <w:r>
              <w:rPr>
                <w:b/>
              </w:rPr>
              <w:t>&lt;0.001</w:t>
            </w:r>
          </w:p>
        </w:tc>
      </w:tr>
      <w:tr>
        <w:trPr/>
        <w:tc>
          <w:tcPr>
            <w:tcW w:w="1584" w:type="dxa"/>
            <w:tcBorders/>
            <w:shd w:fill="auto" w:val="clear"/>
          </w:tcPr>
          <w:p>
            <w:pPr>
              <w:pStyle w:val="Compact"/>
              <w:spacing w:before="36" w:after="36"/>
              <w:jc w:val="right"/>
              <w:rPr/>
            </w:pPr>
            <w:r>
              <w:rPr/>
              <w:t>Wetland</w:t>
            </w:r>
          </w:p>
        </w:tc>
        <w:tc>
          <w:tcPr>
            <w:tcW w:w="665" w:type="dxa"/>
            <w:tcBorders/>
            <w:shd w:fill="auto" w:val="clear"/>
          </w:tcPr>
          <w:p>
            <w:pPr>
              <w:pStyle w:val="Compact"/>
              <w:spacing w:before="36" w:after="36"/>
              <w:jc w:val="right"/>
              <w:rPr/>
            </w:pPr>
            <w:r>
              <w:rPr/>
              <w:t>1.73</w:t>
            </w:r>
          </w:p>
        </w:tc>
        <w:tc>
          <w:tcPr>
            <w:tcW w:w="665" w:type="dxa"/>
            <w:tcBorders/>
            <w:shd w:fill="auto" w:val="clear"/>
          </w:tcPr>
          <w:p>
            <w:pPr>
              <w:pStyle w:val="Compact"/>
              <w:spacing w:before="36" w:after="36"/>
              <w:jc w:val="right"/>
              <w:rPr/>
            </w:pPr>
            <w:r>
              <w:rPr/>
              <w:t>0.25</w:t>
            </w:r>
          </w:p>
        </w:tc>
        <w:tc>
          <w:tcPr>
            <w:tcW w:w="664" w:type="dxa"/>
            <w:tcBorders/>
            <w:shd w:fill="auto" w:val="clear"/>
          </w:tcPr>
          <w:p>
            <w:pPr>
              <w:pStyle w:val="Compact"/>
              <w:spacing w:before="36" w:after="36"/>
              <w:jc w:val="right"/>
              <w:rPr/>
            </w:pPr>
            <w:r>
              <w:rPr/>
              <w:t>6.92</w:t>
            </w:r>
          </w:p>
        </w:tc>
        <w:tc>
          <w:tcPr>
            <w:tcW w:w="983" w:type="dxa"/>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5709"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998"/>
        <w:gridCol w:w="797"/>
        <w:gridCol w:w="930"/>
        <w:gridCol w:w="983"/>
      </w:tblGrid>
      <w:tr>
        <w:trPr/>
        <w:tc>
          <w:tcPr>
            <w:tcW w:w="2998"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797"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930"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998" w:type="dxa"/>
            <w:tcBorders/>
            <w:shd w:fill="auto" w:val="clear"/>
          </w:tcPr>
          <w:p>
            <w:pPr>
              <w:pStyle w:val="Compact"/>
              <w:spacing w:before="36" w:after="36"/>
              <w:jc w:val="right"/>
              <w:rPr/>
            </w:pPr>
            <w:r>
              <w:rPr/>
              <w:t>s(Day)</w:t>
            </w:r>
          </w:p>
        </w:tc>
        <w:tc>
          <w:tcPr>
            <w:tcW w:w="797" w:type="dxa"/>
            <w:tcBorders/>
            <w:shd w:fill="auto" w:val="clear"/>
          </w:tcPr>
          <w:p>
            <w:pPr>
              <w:pStyle w:val="Compact"/>
              <w:spacing w:before="36" w:after="36"/>
              <w:jc w:val="right"/>
              <w:rPr/>
            </w:pPr>
            <w:r>
              <w:rPr/>
              <w:t>7.2</w:t>
            </w:r>
          </w:p>
        </w:tc>
        <w:tc>
          <w:tcPr>
            <w:tcW w:w="930" w:type="dxa"/>
            <w:tcBorders/>
            <w:shd w:fill="auto" w:val="clear"/>
          </w:tcPr>
          <w:p>
            <w:pPr>
              <w:pStyle w:val="Compact"/>
              <w:spacing w:before="36" w:after="36"/>
              <w:rPr/>
            </w:pPr>
            <w:r>
              <w:rPr/>
              <w:t>141.89</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s(E,N)</w:t>
            </w:r>
          </w:p>
        </w:tc>
        <w:tc>
          <w:tcPr>
            <w:tcW w:w="797" w:type="dxa"/>
            <w:tcBorders/>
            <w:shd w:fill="auto" w:val="clear"/>
          </w:tcPr>
          <w:p>
            <w:pPr>
              <w:pStyle w:val="Compact"/>
              <w:spacing w:before="36" w:after="36"/>
              <w:jc w:val="right"/>
              <w:rPr/>
            </w:pPr>
            <w:r>
              <w:rPr/>
              <w:t>1.95</w:t>
            </w:r>
          </w:p>
        </w:tc>
        <w:tc>
          <w:tcPr>
            <w:tcW w:w="930" w:type="dxa"/>
            <w:tcBorders/>
            <w:shd w:fill="auto" w:val="clear"/>
          </w:tcPr>
          <w:p>
            <w:pPr>
              <w:pStyle w:val="Compact"/>
              <w:spacing w:before="36" w:after="36"/>
              <w:rPr/>
            </w:pPr>
            <w:r>
              <w:rPr/>
              <w:t>59.8</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s(Distance):Grassland</w:t>
            </w:r>
          </w:p>
        </w:tc>
        <w:tc>
          <w:tcPr>
            <w:tcW w:w="797" w:type="dxa"/>
            <w:tcBorders/>
            <w:shd w:fill="auto" w:val="clear"/>
          </w:tcPr>
          <w:p>
            <w:pPr>
              <w:pStyle w:val="Compact"/>
              <w:spacing w:before="36" w:after="36"/>
              <w:jc w:val="right"/>
              <w:rPr/>
            </w:pPr>
            <w:r>
              <w:rPr/>
              <w:t>1.69</w:t>
            </w:r>
          </w:p>
        </w:tc>
        <w:tc>
          <w:tcPr>
            <w:tcW w:w="930" w:type="dxa"/>
            <w:tcBorders/>
            <w:shd w:fill="auto" w:val="clear"/>
          </w:tcPr>
          <w:p>
            <w:pPr>
              <w:pStyle w:val="Compact"/>
              <w:spacing w:before="36" w:after="36"/>
              <w:rPr/>
            </w:pPr>
            <w:r>
              <w:rPr/>
              <w:t>50.17</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s(Day):Grassland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0.685</w:t>
            </w:r>
          </w:p>
        </w:tc>
      </w:tr>
      <w:tr>
        <w:trPr/>
        <w:tc>
          <w:tcPr>
            <w:tcW w:w="2998" w:type="dxa"/>
            <w:tcBorders/>
            <w:shd w:fill="auto" w:val="clear"/>
          </w:tcPr>
          <w:p>
            <w:pPr>
              <w:pStyle w:val="Compact"/>
              <w:spacing w:before="36" w:after="36"/>
              <w:jc w:val="right"/>
              <w:rPr/>
            </w:pPr>
            <w:r>
              <w:rPr/>
              <w:t>ti(Distance,Day):Grassland</w:t>
            </w:r>
          </w:p>
        </w:tc>
        <w:tc>
          <w:tcPr>
            <w:tcW w:w="797" w:type="dxa"/>
            <w:tcBorders/>
            <w:shd w:fill="auto" w:val="clear"/>
          </w:tcPr>
          <w:p>
            <w:pPr>
              <w:pStyle w:val="Compact"/>
              <w:spacing w:before="36" w:after="36"/>
              <w:jc w:val="right"/>
              <w:rPr/>
            </w:pPr>
            <w:r>
              <w:rPr/>
              <w:t>1.39</w:t>
            </w:r>
          </w:p>
        </w:tc>
        <w:tc>
          <w:tcPr>
            <w:tcW w:w="930" w:type="dxa"/>
            <w:tcBorders/>
            <w:shd w:fill="auto" w:val="clear"/>
          </w:tcPr>
          <w:p>
            <w:pPr>
              <w:pStyle w:val="Compact"/>
              <w:spacing w:before="36" w:after="36"/>
              <w:rPr/>
            </w:pPr>
            <w:r>
              <w:rPr/>
              <w:t>5.79</w:t>
            </w:r>
          </w:p>
        </w:tc>
        <w:tc>
          <w:tcPr>
            <w:tcW w:w="983" w:type="dxa"/>
            <w:tcBorders/>
            <w:shd w:fill="auto" w:val="clear"/>
          </w:tcPr>
          <w:p>
            <w:pPr>
              <w:pStyle w:val="Compact"/>
              <w:spacing w:before="36" w:after="36"/>
              <w:rPr/>
            </w:pPr>
            <w:r>
              <w:rPr>
                <w:b/>
              </w:rPr>
              <w:t>0.013</w:t>
            </w:r>
          </w:p>
        </w:tc>
      </w:tr>
      <w:tr>
        <w:trPr/>
        <w:tc>
          <w:tcPr>
            <w:tcW w:w="2998" w:type="dxa"/>
            <w:tcBorders/>
            <w:shd w:fill="auto" w:val="clear"/>
          </w:tcPr>
          <w:p>
            <w:pPr>
              <w:pStyle w:val="Compact"/>
              <w:spacing w:before="36" w:after="36"/>
              <w:jc w:val="right"/>
              <w:rPr/>
            </w:pPr>
            <w:r>
              <w:rPr/>
              <w:t>s(Distance):Canola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0.466</w:t>
            </w:r>
          </w:p>
        </w:tc>
      </w:tr>
      <w:tr>
        <w:trPr/>
        <w:tc>
          <w:tcPr>
            <w:tcW w:w="2998" w:type="dxa"/>
            <w:tcBorders/>
            <w:shd w:fill="auto" w:val="clear"/>
          </w:tcPr>
          <w:p>
            <w:pPr>
              <w:pStyle w:val="Compact"/>
              <w:spacing w:before="36" w:after="36"/>
              <w:jc w:val="right"/>
              <w:rPr/>
            </w:pPr>
            <w:r>
              <w:rPr/>
              <w:t>s(Day):Canola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0.882</w:t>
            </w:r>
          </w:p>
        </w:tc>
      </w:tr>
      <w:tr>
        <w:trPr/>
        <w:tc>
          <w:tcPr>
            <w:tcW w:w="2998" w:type="dxa"/>
            <w:tcBorders/>
            <w:shd w:fill="auto" w:val="clear"/>
          </w:tcPr>
          <w:p>
            <w:pPr>
              <w:pStyle w:val="Compact"/>
              <w:spacing w:before="36" w:after="36"/>
              <w:jc w:val="right"/>
              <w:rPr/>
            </w:pPr>
            <w:r>
              <w:rPr/>
              <w:t>ti(Distance,Day):Canola</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0.675</w:t>
            </w:r>
          </w:p>
        </w:tc>
      </w:tr>
      <w:tr>
        <w:trPr/>
        <w:tc>
          <w:tcPr>
            <w:tcW w:w="2998" w:type="dxa"/>
            <w:tcBorders/>
            <w:shd w:fill="auto" w:val="clear"/>
          </w:tcPr>
          <w:p>
            <w:pPr>
              <w:pStyle w:val="Compact"/>
              <w:spacing w:before="36" w:after="36"/>
              <w:jc w:val="right"/>
              <w:rPr/>
            </w:pPr>
            <w:r>
              <w:rPr/>
              <w:t>s(Distance):Pasture</w:t>
            </w:r>
          </w:p>
        </w:tc>
        <w:tc>
          <w:tcPr>
            <w:tcW w:w="797" w:type="dxa"/>
            <w:tcBorders/>
            <w:shd w:fill="auto" w:val="clear"/>
          </w:tcPr>
          <w:p>
            <w:pPr>
              <w:pStyle w:val="Compact"/>
              <w:spacing w:before="36" w:after="36"/>
              <w:jc w:val="right"/>
              <w:rPr/>
            </w:pPr>
            <w:r>
              <w:rPr/>
              <w:t>0.36</w:t>
            </w:r>
          </w:p>
        </w:tc>
        <w:tc>
          <w:tcPr>
            <w:tcW w:w="930" w:type="dxa"/>
            <w:tcBorders/>
            <w:shd w:fill="auto" w:val="clear"/>
          </w:tcPr>
          <w:p>
            <w:pPr>
              <w:pStyle w:val="Compact"/>
              <w:spacing w:before="36" w:after="36"/>
              <w:rPr/>
            </w:pPr>
            <w:r>
              <w:rPr/>
              <w:t>0.42</w:t>
            </w:r>
          </w:p>
        </w:tc>
        <w:tc>
          <w:tcPr>
            <w:tcW w:w="983" w:type="dxa"/>
            <w:tcBorders/>
            <w:shd w:fill="auto" w:val="clear"/>
          </w:tcPr>
          <w:p>
            <w:pPr>
              <w:pStyle w:val="Compact"/>
              <w:spacing w:before="36" w:after="36"/>
              <w:rPr/>
            </w:pPr>
            <w:r>
              <w:rPr/>
              <w:t>0.291</w:t>
            </w:r>
          </w:p>
        </w:tc>
      </w:tr>
      <w:tr>
        <w:trPr/>
        <w:tc>
          <w:tcPr>
            <w:tcW w:w="2998" w:type="dxa"/>
            <w:tcBorders/>
            <w:shd w:fill="auto" w:val="clear"/>
          </w:tcPr>
          <w:p>
            <w:pPr>
              <w:pStyle w:val="Compact"/>
              <w:spacing w:before="36" w:after="36"/>
              <w:jc w:val="right"/>
              <w:rPr/>
            </w:pPr>
            <w:r>
              <w:rPr/>
              <w:t>s(Day):Pasture</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0.436</w:t>
            </w:r>
          </w:p>
        </w:tc>
      </w:tr>
      <w:tr>
        <w:trPr/>
        <w:tc>
          <w:tcPr>
            <w:tcW w:w="2998" w:type="dxa"/>
            <w:tcBorders/>
            <w:shd w:fill="auto" w:val="clear"/>
          </w:tcPr>
          <w:p>
            <w:pPr>
              <w:pStyle w:val="Compact"/>
              <w:spacing w:before="36" w:after="36"/>
              <w:jc w:val="right"/>
              <w:rPr/>
            </w:pPr>
            <w:r>
              <w:rPr/>
              <w:t>ti(Distance,Day):Pasture</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0.585</w:t>
            </w:r>
          </w:p>
        </w:tc>
      </w:tr>
      <w:tr>
        <w:trPr/>
        <w:tc>
          <w:tcPr>
            <w:tcW w:w="2998" w:type="dxa"/>
            <w:tcBorders/>
            <w:shd w:fill="auto" w:val="clear"/>
          </w:tcPr>
          <w:p>
            <w:pPr>
              <w:pStyle w:val="Compact"/>
              <w:spacing w:before="36" w:after="36"/>
              <w:jc w:val="right"/>
              <w:rPr/>
            </w:pPr>
            <w:r>
              <w:rPr/>
              <w:t>s(Distance):Woodland</w:t>
            </w:r>
          </w:p>
        </w:tc>
        <w:tc>
          <w:tcPr>
            <w:tcW w:w="797" w:type="dxa"/>
            <w:tcBorders/>
            <w:shd w:fill="auto" w:val="clear"/>
          </w:tcPr>
          <w:p>
            <w:pPr>
              <w:pStyle w:val="Compact"/>
              <w:spacing w:before="36" w:after="36"/>
              <w:jc w:val="right"/>
              <w:rPr/>
            </w:pPr>
            <w:r>
              <w:rPr/>
              <w:t>1.44</w:t>
            </w:r>
          </w:p>
        </w:tc>
        <w:tc>
          <w:tcPr>
            <w:tcW w:w="930" w:type="dxa"/>
            <w:tcBorders/>
            <w:shd w:fill="auto" w:val="clear"/>
          </w:tcPr>
          <w:p>
            <w:pPr>
              <w:pStyle w:val="Compact"/>
              <w:spacing w:before="36" w:after="36"/>
              <w:rPr/>
            </w:pPr>
            <w:r>
              <w:rPr/>
              <w:t>14.8</w:t>
            </w:r>
          </w:p>
        </w:tc>
        <w:tc>
          <w:tcPr>
            <w:tcW w:w="983" w:type="dxa"/>
            <w:tcBorders/>
            <w:shd w:fill="auto" w:val="clear"/>
          </w:tcPr>
          <w:p>
            <w:pPr>
              <w:pStyle w:val="Compact"/>
              <w:spacing w:before="36" w:after="36"/>
              <w:rPr/>
            </w:pPr>
            <w:r>
              <w:rPr>
                <w:b/>
              </w:rPr>
              <w:t>&lt;0.001</w:t>
            </w:r>
          </w:p>
        </w:tc>
      </w:tr>
      <w:tr>
        <w:trPr/>
        <w:tc>
          <w:tcPr>
            <w:tcW w:w="2998" w:type="dxa"/>
            <w:tcBorders/>
            <w:shd w:fill="auto" w:val="clear"/>
          </w:tcPr>
          <w:p>
            <w:pPr>
              <w:pStyle w:val="Compact"/>
              <w:spacing w:before="36" w:after="36"/>
              <w:jc w:val="right"/>
              <w:rPr/>
            </w:pPr>
            <w:r>
              <w:rPr/>
              <w:t>s(Day):Woodland</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0.601</w:t>
            </w:r>
          </w:p>
        </w:tc>
      </w:tr>
      <w:tr>
        <w:trPr/>
        <w:tc>
          <w:tcPr>
            <w:tcW w:w="2998" w:type="dxa"/>
            <w:tcBorders/>
            <w:shd w:fill="auto" w:val="clear"/>
          </w:tcPr>
          <w:p>
            <w:pPr>
              <w:pStyle w:val="Compact"/>
              <w:spacing w:before="36" w:after="36"/>
              <w:jc w:val="right"/>
              <w:rPr/>
            </w:pPr>
            <w:r>
              <w:rPr/>
              <w:t>ti(Distance,Day):Woodland</w:t>
            </w:r>
          </w:p>
        </w:tc>
        <w:tc>
          <w:tcPr>
            <w:tcW w:w="797" w:type="dxa"/>
            <w:tcBorders/>
            <w:shd w:fill="auto" w:val="clear"/>
          </w:tcPr>
          <w:p>
            <w:pPr>
              <w:pStyle w:val="Compact"/>
              <w:spacing w:before="36" w:after="36"/>
              <w:jc w:val="right"/>
              <w:rPr/>
            </w:pPr>
            <w:r>
              <w:rPr/>
              <w:t>1.81</w:t>
            </w:r>
          </w:p>
        </w:tc>
        <w:tc>
          <w:tcPr>
            <w:tcW w:w="930" w:type="dxa"/>
            <w:tcBorders/>
            <w:shd w:fill="auto" w:val="clear"/>
          </w:tcPr>
          <w:p>
            <w:pPr>
              <w:pStyle w:val="Compact"/>
              <w:spacing w:before="36" w:after="36"/>
              <w:rPr/>
            </w:pPr>
            <w:r>
              <w:rPr/>
              <w:t>4.06</w:t>
            </w:r>
          </w:p>
        </w:tc>
        <w:tc>
          <w:tcPr>
            <w:tcW w:w="983" w:type="dxa"/>
            <w:tcBorders/>
            <w:shd w:fill="auto" w:val="clear"/>
          </w:tcPr>
          <w:p>
            <w:pPr>
              <w:pStyle w:val="Compact"/>
              <w:spacing w:before="36" w:after="36"/>
              <w:rPr/>
            </w:pPr>
            <w:r>
              <w:rPr/>
              <w:t>0.073</w:t>
            </w:r>
          </w:p>
        </w:tc>
      </w:tr>
      <w:tr>
        <w:trPr/>
        <w:tc>
          <w:tcPr>
            <w:tcW w:w="2998" w:type="dxa"/>
            <w:tcBorders/>
            <w:shd w:fill="auto" w:val="clear"/>
          </w:tcPr>
          <w:p>
            <w:pPr>
              <w:pStyle w:val="Compact"/>
              <w:spacing w:before="36" w:after="36"/>
              <w:jc w:val="right"/>
              <w:rPr/>
            </w:pPr>
            <w:r>
              <w:rPr/>
              <w:t>s(Distance):Pulses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0.716</w:t>
            </w:r>
          </w:p>
        </w:tc>
      </w:tr>
      <w:tr>
        <w:trPr/>
        <w:tc>
          <w:tcPr>
            <w:tcW w:w="2998" w:type="dxa"/>
            <w:tcBorders/>
            <w:shd w:fill="auto" w:val="clear"/>
          </w:tcPr>
          <w:p>
            <w:pPr>
              <w:pStyle w:val="Compact"/>
              <w:spacing w:before="36" w:after="36"/>
              <w:jc w:val="right"/>
              <w:rPr/>
            </w:pPr>
            <w:r>
              <w:rPr/>
              <w:t>s(Day):Pulses</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0.713</w:t>
            </w:r>
          </w:p>
        </w:tc>
      </w:tr>
      <w:tr>
        <w:trPr/>
        <w:tc>
          <w:tcPr>
            <w:tcW w:w="2998" w:type="dxa"/>
            <w:tcBorders/>
            <w:shd w:fill="auto" w:val="clear"/>
          </w:tcPr>
          <w:p>
            <w:pPr>
              <w:pStyle w:val="Compact"/>
              <w:spacing w:before="36" w:after="36"/>
              <w:jc w:val="right"/>
              <w:rPr/>
            </w:pPr>
            <w:r>
              <w:rPr/>
              <w:t>ti(Distance,Day):Pulses</w:t>
            </w:r>
          </w:p>
        </w:tc>
        <w:tc>
          <w:tcPr>
            <w:tcW w:w="797" w:type="dxa"/>
            <w:tcBorders/>
            <w:shd w:fill="auto" w:val="clear"/>
          </w:tcPr>
          <w:p>
            <w:pPr>
              <w:pStyle w:val="Compact"/>
              <w:spacing w:before="36" w:after="36"/>
              <w:jc w:val="right"/>
              <w:rPr/>
            </w:pPr>
            <w:r>
              <w:rPr/>
              <w:t>1.23</w:t>
            </w:r>
          </w:p>
        </w:tc>
        <w:tc>
          <w:tcPr>
            <w:tcW w:w="930" w:type="dxa"/>
            <w:tcBorders/>
            <w:shd w:fill="auto" w:val="clear"/>
          </w:tcPr>
          <w:p>
            <w:pPr>
              <w:pStyle w:val="Compact"/>
              <w:spacing w:before="36" w:after="36"/>
              <w:rPr/>
            </w:pPr>
            <w:r>
              <w:rPr/>
              <w:t>1.88</w:t>
            </w:r>
          </w:p>
        </w:tc>
        <w:tc>
          <w:tcPr>
            <w:tcW w:w="983" w:type="dxa"/>
            <w:tcBorders/>
            <w:shd w:fill="auto" w:val="clear"/>
          </w:tcPr>
          <w:p>
            <w:pPr>
              <w:pStyle w:val="Compact"/>
              <w:spacing w:before="36" w:after="36"/>
              <w:rPr/>
            </w:pPr>
            <w:r>
              <w:rPr/>
              <w:t>0.187</w:t>
            </w:r>
          </w:p>
        </w:tc>
      </w:tr>
      <w:tr>
        <w:trPr/>
        <w:tc>
          <w:tcPr>
            <w:tcW w:w="2998" w:type="dxa"/>
            <w:tcBorders/>
            <w:shd w:fill="auto" w:val="clear"/>
          </w:tcPr>
          <w:p>
            <w:pPr>
              <w:pStyle w:val="Compact"/>
              <w:spacing w:before="36" w:after="36"/>
              <w:jc w:val="right"/>
              <w:rPr/>
            </w:pPr>
            <w:r>
              <w:rPr/>
              <w:t>s(Distance):Urban</w:t>
            </w:r>
          </w:p>
        </w:tc>
        <w:tc>
          <w:tcPr>
            <w:tcW w:w="797" w:type="dxa"/>
            <w:tcBorders/>
            <w:shd w:fill="auto" w:val="clear"/>
          </w:tcPr>
          <w:p>
            <w:pPr>
              <w:pStyle w:val="Compact"/>
              <w:spacing w:before="36" w:after="36"/>
              <w:jc w:val="right"/>
              <w:rPr/>
            </w:pPr>
            <w:r>
              <w:rPr/>
              <w:t>0.79</w:t>
            </w:r>
          </w:p>
        </w:tc>
        <w:tc>
          <w:tcPr>
            <w:tcW w:w="930" w:type="dxa"/>
            <w:tcBorders/>
            <w:shd w:fill="auto" w:val="clear"/>
          </w:tcPr>
          <w:p>
            <w:pPr>
              <w:pStyle w:val="Compact"/>
              <w:spacing w:before="36" w:after="36"/>
              <w:rPr/>
            </w:pPr>
            <w:r>
              <w:rPr/>
              <w:t>1.94</w:t>
            </w:r>
          </w:p>
        </w:tc>
        <w:tc>
          <w:tcPr>
            <w:tcW w:w="983" w:type="dxa"/>
            <w:tcBorders/>
            <w:shd w:fill="auto" w:val="clear"/>
          </w:tcPr>
          <w:p>
            <w:pPr>
              <w:pStyle w:val="Compact"/>
              <w:spacing w:before="36" w:after="36"/>
              <w:rPr/>
            </w:pPr>
            <w:r>
              <w:rPr/>
              <w:t>0.088</w:t>
            </w:r>
          </w:p>
        </w:tc>
      </w:tr>
      <w:tr>
        <w:trPr/>
        <w:tc>
          <w:tcPr>
            <w:tcW w:w="2998" w:type="dxa"/>
            <w:tcBorders/>
            <w:shd w:fill="auto" w:val="clear"/>
          </w:tcPr>
          <w:p>
            <w:pPr>
              <w:pStyle w:val="Compact"/>
              <w:spacing w:before="36" w:after="36"/>
              <w:jc w:val="right"/>
              <w:rPr/>
            </w:pPr>
            <w:r>
              <w:rPr/>
              <w:t>s(Day):Urban</w:t>
            </w:r>
          </w:p>
        </w:tc>
        <w:tc>
          <w:tcPr>
            <w:tcW w:w="797" w:type="dxa"/>
            <w:tcBorders/>
            <w:shd w:fill="auto" w:val="clear"/>
          </w:tcPr>
          <w:p>
            <w:pPr>
              <w:pStyle w:val="Compact"/>
              <w:spacing w:before="36" w:after="36"/>
              <w:jc w:val="right"/>
              <w:rPr/>
            </w:pPr>
            <w:r>
              <w:rPr/>
              <w:t>&lt;0.01</w:t>
            </w:r>
          </w:p>
        </w:tc>
        <w:tc>
          <w:tcPr>
            <w:tcW w:w="930" w:type="dxa"/>
            <w:tcBorders/>
            <w:shd w:fill="auto" w:val="clear"/>
          </w:tcPr>
          <w:p>
            <w:pPr>
              <w:pStyle w:val="Compact"/>
              <w:spacing w:before="36" w:after="36"/>
              <w:rPr/>
            </w:pPr>
            <w:r>
              <w:rPr/>
              <w:t>&lt;0.01</w:t>
            </w:r>
          </w:p>
        </w:tc>
        <w:tc>
          <w:tcPr>
            <w:tcW w:w="983" w:type="dxa"/>
            <w:tcBorders/>
            <w:shd w:fill="auto" w:val="clear"/>
          </w:tcPr>
          <w:p>
            <w:pPr>
              <w:pStyle w:val="Compact"/>
              <w:spacing w:before="36" w:after="36"/>
              <w:rPr/>
            </w:pPr>
            <w:r>
              <w:rPr/>
              <w:t>0.419</w:t>
            </w:r>
          </w:p>
        </w:tc>
      </w:tr>
      <w:tr>
        <w:trPr/>
        <w:tc>
          <w:tcPr>
            <w:tcW w:w="2998" w:type="dxa"/>
            <w:tcBorders/>
            <w:shd w:fill="auto" w:val="clear"/>
          </w:tcPr>
          <w:p>
            <w:pPr>
              <w:pStyle w:val="Compact"/>
              <w:spacing w:before="36" w:after="36"/>
              <w:jc w:val="right"/>
              <w:rPr/>
            </w:pPr>
            <w:r>
              <w:rPr/>
              <w:t>ti(Distance,Day):Urban</w:t>
            </w:r>
          </w:p>
        </w:tc>
        <w:tc>
          <w:tcPr>
            <w:tcW w:w="797" w:type="dxa"/>
            <w:tcBorders/>
            <w:shd w:fill="auto" w:val="clear"/>
          </w:tcPr>
          <w:p>
            <w:pPr>
              <w:pStyle w:val="Compact"/>
              <w:spacing w:before="36" w:after="36"/>
              <w:jc w:val="right"/>
              <w:rPr/>
            </w:pPr>
            <w:r>
              <w:rPr/>
              <w:t>0.36</w:t>
            </w:r>
          </w:p>
        </w:tc>
        <w:tc>
          <w:tcPr>
            <w:tcW w:w="930" w:type="dxa"/>
            <w:tcBorders/>
            <w:shd w:fill="auto" w:val="clear"/>
          </w:tcPr>
          <w:p>
            <w:pPr>
              <w:pStyle w:val="Compact"/>
              <w:spacing w:before="36" w:after="36"/>
              <w:rPr/>
            </w:pPr>
            <w:r>
              <w:rPr/>
              <w:t>0.53</w:t>
            </w:r>
          </w:p>
        </w:tc>
        <w:tc>
          <w:tcPr>
            <w:tcW w:w="983" w:type="dxa"/>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Arthropods of Canadian grasslands (Volume 3): Biodiversity and systematics part 1.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lang w:val="fr-CA"/>
          <w:rPrChange w:id="0" w:author="Vickruck, Jessica" w:date="2020-09-29T09:50:00Z"/>
        </w:rPr>
        <w:t xml:space="preserve">Kowal, V.A. &amp; Cartar, R.V. (2011). </w:t>
      </w:r>
      <w:r>
        <w:rPr/>
        <w:t xml:space="preserve">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toor even larger thanthe effects of farming practices. </w:t>
      </w:r>
      <w:r>
        <w:rPr>
          <w:i/>
        </w:rPr>
        <w:t>Agriculture, Ecosystems &amp; Environment</w:t>
      </w:r>
      <w:r>
        <w:rPr/>
        <w:t>, 288, 106698.</w:t>
      </w:r>
    </w:p>
    <w:p>
      <w:pPr>
        <w:pStyle w:val="TextBody"/>
        <w:rPr>
          <w:lang w:val="fr-CA"/>
        </w:rPr>
      </w:pPr>
      <w:r>
        <w:rPr/>
        <w:t xml:space="preserve">Moring, J.B. &amp; Stewart, K.W. (1994). Habitat partitioning by the wolf spider (Araneae, Lycosidae) guild in streamside and riparian vegetation zones of the Conejos River, Colorado. </w:t>
      </w:r>
      <w:r>
        <w:rPr>
          <w:i/>
          <w:lang w:val="fr-CA"/>
          <w:rPrChange w:id="0" w:author="Vickruck, Jessica" w:date="2020-09-29T09:50:00Z">
            <w:rPr>
              <w:i/>
            </w:rPr>
          </w:rPrChange>
        </w:rPr>
        <w:t>The Journal of Arachnology</w:t>
      </w:r>
      <w:r>
        <w:rPr>
          <w:lang w:val="fr-CA"/>
          <w:rPrChange w:id="0" w:author="Vickruck, Jessica" w:date="2020-09-29T09:50:00Z"/>
        </w:rPr>
        <w:t>, 22, 205–217.</w:t>
      </w:r>
    </w:p>
    <w:p>
      <w:pPr>
        <w:pStyle w:val="TextBody"/>
        <w:rPr>
          <w:lang w:val="fr-CA"/>
        </w:rPr>
      </w:pPr>
      <w:r>
        <w:rPr>
          <w:lang w:val="fr-CA"/>
          <w:rPrChange w:id="0" w:author="Vickruck, Jessica" w:date="2020-09-29T09:50:00Z"/>
        </w:rPr>
        <w:t xml:space="preserve">Muster, C. &amp; Meyer, M. (2014). </w:t>
      </w:r>
      <w:r>
        <w:rPr>
          <w:i/>
          <w:lang w:val="fr-CA"/>
          <w:rPrChange w:id="0" w:author="Vickruck, Jessica" w:date="2020-09-29T09:50:00Z">
            <w:rPr>
              <w:i/>
            </w:rPr>
          </w:rPrChange>
        </w:rPr>
        <w:t>Ferrantia</w:t>
      </w:r>
      <w:r>
        <w:rPr>
          <w:lang w:val="fr-CA"/>
          <w:rPrChange w:id="0" w:author="Vickruck, Jessica" w:date="2020-09-29T09:50:00Z"/>
        </w:rPr>
        <w:t>. Travaux scientifiques du musée national d’histoire naturelle de luxembourg. Musée national d’histoire naturelle, Luxembourg.</w:t>
      </w:r>
    </w:p>
    <w:p>
      <w:pPr>
        <w:pStyle w:val="TextBody"/>
        <w:rPr/>
      </w:pPr>
      <w:r>
        <w:rPr>
          <w:lang w:val="fr-CA"/>
          <w:rPrChange w:id="0" w:author="Vickruck, Jessica" w:date="2020-09-29T09:50:00Z"/>
        </w:rPr>
        <w:t xml:space="preserve">Nakagawa, S., Johnson, P.C.D. &amp; Schielzeth, H. (2017). </w:t>
      </w:r>
      <w:r>
        <w:rPr/>
        <w:t xml:space="preserve">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2"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3" w:author="Vickruck, Jessica" w:date="2020-09-29T09:50:00Z" w:initials="VJ">
    <w:p>
      <w:r>
        <w:rPr>
          <w:rFonts w:ascii="Liberation Serif" w:hAnsi="Liberation Serif" w:eastAsia="DejaVu Sans" w:cs="DejaVu Sans"/>
          <w:lang w:val="en-US" w:eastAsia="en-US" w:bidi="en-US"/>
        </w:rPr>
        <w:t>I probably would have stopped at food insecurity ;)</w:t>
      </w:r>
    </w:p>
  </w:comment>
  <w:comment w:id="4" w:author="Samuel Robinson" w:date="2020-10-15T14:18:59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09:50): "..."</w:t>
      </w:r>
    </w:p>
    <w:p>
      <w:r>
        <w:rPr>
          <w:rFonts w:ascii="Liberation Serif" w:hAnsi="Liberation Serif" w:eastAsia="DejaVu Sans" w:cs="DejaVu Sans"/>
          <w:sz w:val="20"/>
          <w:lang w:val="en-US" w:eastAsia="en-US" w:bidi="ar-SA"/>
        </w:rPr>
        <w:t>Changed</w:t>
      </w:r>
    </w:p>
    <w:p>
      <w:r>
        <w:rPr>
          <w:rFonts w:ascii="Liberation Serif" w:hAnsi="Liberation Serif" w:eastAsia="DejaVu Sans" w:cs="DejaVu Sans"/>
          <w:lang w:val="en-US" w:eastAsia="en-US" w:bidi="en-US"/>
        </w:rPr>
      </w:r>
    </w:p>
  </w:comment>
  <w:comment w:id="5"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6" w:author="Vickruck, Jessica" w:date="2020-09-29T09:59:00Z" w:initials="VJ">
    <w:p>
      <w:r>
        <w:rPr>
          <w:rFonts w:ascii="Liberation Serif" w:hAnsi="Liberation Serif" w:eastAsia="DejaVu Sans" w:cs="DejaVu Sans"/>
          <w:lang w:val="en-US" w:eastAsia="en-US" w:bidi="en-US"/>
        </w:rPr>
        <w:t>This sentence changes perspective half way through which makes it hard to follow. The first half is from the perspective of the arthropod (source and sink habitat) but the second is from the perspective of the crop.</w:t>
      </w:r>
    </w:p>
  </w:comment>
  <w:comment w:id="7" w:author="Samuel Robinson" w:date="2020-10-15T14:21:4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09:59): "..."</w:t>
      </w:r>
    </w:p>
    <w:p>
      <w:r>
        <w:rPr>
          <w:rFonts w:ascii="Liberation Serif" w:hAnsi="Liberation Serif" w:eastAsia="DejaVu Sans" w:cs="DejaVu Sans"/>
          <w:sz w:val="20"/>
          <w:lang w:val="en-US" w:eastAsia="en-US" w:bidi="ar-SA"/>
        </w:rPr>
        <w:t>Changed</w:t>
      </w:r>
    </w:p>
  </w:comment>
  <w:comment w:id="8" w:author="Vickruck, Jessica" w:date="2020-09-29T10:02:00Z" w:initials="VJ">
    <w:p>
      <w:r>
        <w:rPr>
          <w:rFonts w:ascii="Liberation Serif" w:hAnsi="Liberation Serif" w:eastAsia="DejaVu Sans" w:cs="DejaVu Sans"/>
          <w:lang w:val="en-US" w:eastAsia="en-US" w:bidi="en-US"/>
        </w:rPr>
        <w:t>I feel like this sentence needs more explanation. How are you defining local and landscape, and in what way is it influenced? I think this a valuable sentence, but perhaps try and be explicit in the example.</w:t>
      </w:r>
    </w:p>
  </w:comment>
  <w:comment w:id="9" w:author="Samuel Robinson" w:date="2020-10-15T14:22:3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10:02): "..."</w:t>
      </w:r>
    </w:p>
    <w:p>
      <w:r>
        <w:rPr>
          <w:rFonts w:ascii="Liberation Serif" w:hAnsi="Liberation Serif" w:eastAsia="DejaVu Sans" w:cs="DejaVu Sans"/>
          <w:sz w:val="20"/>
          <w:lang w:val="en-US" w:eastAsia="en-US" w:bidi="ar-SA"/>
        </w:rPr>
        <w:t>Changed</w:t>
      </w:r>
    </w:p>
  </w:comment>
  <w:comment w:id="10" w:author="Vickruck, Jessica" w:date="2020-09-29T10:05:00Z" w:initials="VJ">
    <w:p>
      <w:r>
        <w:rPr>
          <w:rFonts w:ascii="Liberation Serif" w:hAnsi="Liberation Serif" w:eastAsia="DejaVu Sans" w:cs="DejaVu Sans"/>
          <w:lang w:val="en-US" w:eastAsia="en-US" w:bidi="en-US"/>
        </w:rPr>
        <w:t>You spend quite a bit of time talking about the lack of natural history data for carabid species, so it feels like this is going to be one of the objectives of the manuscript, but it isn’t really.</w:t>
      </w:r>
    </w:p>
  </w:comment>
  <w:comment w:id="11" w:author="Samuel Robinson" w:date="2020-10-15T14:23:04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10:05): "..."</w:t>
      </w:r>
    </w:p>
    <w:p>
      <w:r>
        <w:rPr>
          <w:rFonts w:ascii="Liberation Serif" w:hAnsi="Liberation Serif" w:eastAsia="DejaVu Sans" w:cs="DejaVu Sans"/>
          <w:sz w:val="20"/>
          <w:lang w:val="en-US" w:eastAsia="en-US" w:bidi="ar-SA"/>
        </w:rPr>
        <w:t>It kind of is.</w:t>
      </w:r>
    </w:p>
  </w:comment>
  <w:comment w:id="12" w:author="Paul Galpern" w:date="2020-09-18T12:37:00Z" w:initials="PG">
    <w:p>
      <w:r>
        <w:rPr>
          <w:rFonts w:ascii="Liberation Serif" w:hAnsi="Liberation Serif" w:eastAsia="Segoe UI" w:cs="Tahoma"/>
          <w:lang w:val="en-US" w:eastAsia="en-US" w:bidi="en-US"/>
        </w:rPr>
        <w:t>Seems too early for results.</w:t>
      </w:r>
    </w:p>
  </w:comment>
  <w:comment w:id="13" w:author="Vickruck, Jessica" w:date="2020-09-29T10:09:00Z" w:initials="VJ">
    <w:p>
      <w:r>
        <w:rPr>
          <w:rFonts w:ascii="Liberation Serif" w:hAnsi="Liberation Serif" w:eastAsia="DejaVu Sans" w:cs="DejaVu Sans"/>
          <w:lang w:val="en-US" w:eastAsia="en-US" w:bidi="en-US"/>
        </w:rPr>
        <w:t>Adding a few sub headings to the methods would help the reader follow.</w:t>
      </w:r>
    </w:p>
  </w:comment>
  <w:comment w:id="14" w:author="Samuel Robinson" w:date="2020-10-15T14:25:23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10:09): "..."</w:t>
      </w:r>
    </w:p>
    <w:p>
      <w:r>
        <w:rPr>
          <w:rFonts w:ascii="Liberation Serif" w:hAnsi="Liberation Serif" w:eastAsia="DejaVu Sans" w:cs="DejaVu Sans"/>
          <w:sz w:val="20"/>
          <w:lang w:val="en-US" w:eastAsia="en-US" w:bidi="ar-SA"/>
        </w:rPr>
        <w:t>This didn’t show up in the word version, for some reason</w:t>
      </w:r>
    </w:p>
  </w:comment>
  <w:comment w:id="1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6" w:author="Vickruck, Jessica" w:date="2020-09-29T10:08:00Z" w:initials="VJ">
    <w:p>
      <w:r>
        <w:rPr>
          <w:rFonts w:ascii="Liberation Serif" w:hAnsi="Liberation Serif" w:eastAsia="DejaVu Sans" w:cs="DejaVu Sans"/>
          <w:lang w:val="en-US" w:eastAsia="en-US" w:bidi="en-US"/>
        </w:rPr>
        <w:t>Lol I can hear the taxonomists screaming in the background: “</w:t>
      </w:r>
      <w:r>
        <w:rPr>
          <w:rFonts w:ascii="Liberation Serif" w:hAnsi="Liberation Serif" w:eastAsia="DejaVu Sans" w:cs="DejaVu Sans"/>
          <w:b/>
          <w:lang w:val="en-US" w:eastAsia="en-US" w:bidi="en-US"/>
        </w:rPr>
        <w:t>Please reference our keys or they will stop giving us grants to do our jobs</w:t>
      </w:r>
      <w:r>
        <w:rPr>
          <w:rFonts w:ascii="Liberation Serif" w:hAnsi="Liberation Serif" w:eastAsia="DejaVu Sans" w:cs="DejaVu Sans"/>
          <w:lang w:val="en-US" w:eastAsia="en-US" w:bidi="en-US"/>
        </w:rPr>
        <w:t>!!”</w:t>
      </w:r>
    </w:p>
  </w:comment>
  <w:comment w:id="17" w:author="Samuel Robinson" w:date="2020-10-15T14:25:43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10:08): "..."</w:t>
      </w:r>
    </w:p>
    <w:p>
      <w:r>
        <w:rPr>
          <w:rFonts w:ascii="Liberation Serif" w:hAnsi="Liberation Serif" w:eastAsia="DejaVu Sans" w:cs="DejaVu Sans"/>
          <w:sz w:val="20"/>
          <w:lang w:val="en-US" w:eastAsia="en-US" w:bidi="ar-SA"/>
        </w:rPr>
        <w:t>Done. Diane gave me all the refs.</w:t>
      </w:r>
    </w:p>
  </w:comment>
  <w:comment w:id="18" w:author="Vickruck, Jessica" w:date="2020-09-29T10:33:00Z" w:initials="VJ">
    <w:p>
      <w:r>
        <w:rPr>
          <w:rFonts w:ascii="Liberation Serif" w:hAnsi="Liberation Serif" w:eastAsia="DejaVu Sans" w:cs="DejaVu Sans"/>
          <w:lang w:val="en-US" w:eastAsia="en-US" w:bidi="en-US"/>
        </w:rPr>
        <w:t>Given your comment above about how we need to know about the natural history of the organism to make predictions about how we would expect each species to use the landscape, it might be worth noting that this was (I think anyway) part of why you selected the species?</w:t>
      </w:r>
    </w:p>
  </w:comment>
  <w:comment w:id="19" w:author="Samuel Robinson" w:date="2020-10-15T14:36:33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10:33): "..."</w:t>
      </w:r>
    </w:p>
    <w:p>
      <w:r>
        <w:rPr>
          <w:rFonts w:ascii="Liberation Serif" w:hAnsi="Liberation Serif" w:eastAsia="DejaVu Sans" w:cs="DejaVu Sans"/>
          <w:sz w:val="20"/>
          <w:lang w:val="en-US" w:eastAsia="en-US" w:bidi="ar-SA"/>
        </w:rPr>
        <w:t>Changed</w:t>
      </w:r>
    </w:p>
  </w:comment>
  <w:comment w:id="21" w:author="Vickruck, Jessica" w:date="2020-09-29T10:14:00Z" w:initials="VJ">
    <w:p>
      <w:r>
        <w:rPr>
          <w:rFonts w:ascii="Liberation Serif" w:hAnsi="Liberation Serif" w:eastAsia="DejaVu Sans" w:cs="DejaVu Sans"/>
          <w:lang w:val="en-US" w:eastAsia="en-US" w:bidi="en-US"/>
        </w:rPr>
        <w:t>Are they known to be important predators of crop pests? Might be worth a mention here.</w:t>
      </w:r>
    </w:p>
  </w:comment>
  <w:comment w:id="22" w:author="Samuel Robinson" w:date="2020-10-15T14:37:48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10:14): "..."</w:t>
      </w:r>
    </w:p>
    <w:p>
      <w:r>
        <w:rPr>
          <w:rFonts w:ascii="Liberation Serif" w:hAnsi="Liberation Serif" w:eastAsia="DejaVu Sans" w:cs="DejaVu Sans"/>
          <w:sz w:val="20"/>
          <w:lang w:val="en-US" w:eastAsia="en-US" w:bidi="ar-SA"/>
        </w:rPr>
        <w:t>Changed</w:t>
      </w:r>
    </w:p>
  </w:comment>
  <w:comment w:id="20" w:author="Vickruck, Jessica" w:date="2020-09-29T10:12:00Z" w:initials="VJ">
    <w:p>
      <w:r>
        <w:rPr>
          <w:rFonts w:ascii="Liberation Serif" w:hAnsi="Liberation Serif" w:eastAsia="DejaVu Sans" w:cs="DejaVu Sans"/>
          <w:lang w:val="en-US" w:eastAsia="en-US" w:bidi="en-US"/>
        </w:rPr>
        <w:t xml:space="preserve">Total aside, but there are SO many cool pop gen things that could be done with this dataset. Did you know that there are short winged and long winged morphs of this species. The short winged ones are supposed to be the dispers.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An awesome 4</w:t>
      </w:r>
      <w:r>
        <w:rPr>
          <w:rFonts w:ascii="Liberation Serif" w:hAnsi="Liberation Serif" w:eastAsia="DejaVu Sans" w:cs="DejaVu Sans"/>
          <w:vertAlign w:val="superscript"/>
          <w:lang w:val="en-US" w:eastAsia="en-US" w:bidi="en-US"/>
        </w:rPr>
        <w:t>th</w:t>
      </w:r>
      <w:r>
        <w:rPr>
          <w:rFonts w:ascii="Liberation Serif" w:hAnsi="Liberation Serif" w:eastAsia="DejaVu Sans" w:cs="DejaVu Sans"/>
          <w:lang w:val="en-US" w:eastAsia="en-US" w:bidi="en-US"/>
        </w:rPr>
        <w:t xml:space="preserve"> year project (not pop gen) would be to see what the short winged vs long winged proportions are across various gradients…but I digress ;) </w:t>
      </w:r>
    </w:p>
  </w:comment>
  <w:comment w:id="23" w:author="Vickruck, Jessica" w:date="2020-09-29T10:15:00Z" w:initials="VJ">
    <w:p>
      <w:r>
        <w:rPr>
          <w:rFonts w:ascii="Liberation Serif" w:hAnsi="Liberation Serif" w:eastAsia="DejaVu Sans" w:cs="DejaVu Sans"/>
          <w:lang w:val="en-US" w:eastAsia="en-US" w:bidi="en-US"/>
        </w:rPr>
        <w:t>I just had flashbacks to pitfall traps full of thousands of these. They were just giant balls of legs ;)</w:t>
      </w:r>
    </w:p>
  </w:comment>
  <w:comment w:id="24" w:author="Paul Galpern" w:date="2020-09-18T13:16:00Z" w:initials="PG">
    <w:p>
      <w:r>
        <w:rPr>
          <w:rFonts w:ascii="Liberation Serif" w:hAnsi="Liberation Serif" w:eastAsia="Segoe UI" w:cs="Tahoma"/>
          <w:lang w:val="en-US" w:eastAsia="en-US" w:bidi="en-US"/>
        </w:rPr>
        <w:t>This is a good description.</w:t>
      </w:r>
    </w:p>
  </w:comment>
  <w:comment w:id="25"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27" w:author="Paul Galpern" w:date="2020-09-18T13:20:00Z" w:initials="PG">
    <w:p>
      <w:r>
        <w:rPr>
          <w:rFonts w:ascii="Liberation Serif" w:hAnsi="Liberation Serif" w:eastAsia="Segoe UI" w:cs="Tahoma"/>
          <w:lang w:val="en-US" w:eastAsia="en-US" w:bidi="en-US"/>
        </w:rPr>
        <w:t>I don’t think you need to repeat this.</w:t>
      </w:r>
    </w:p>
  </w:comment>
  <w:comment w:id="26" w:author="Vickruck, Jessica" w:date="2020-09-29T10:31:00Z" w:initials="VJ">
    <w:p>
      <w:r>
        <w:rPr>
          <w:rFonts w:ascii="Liberation Serif" w:hAnsi="Liberation Serif" w:eastAsia="DejaVu Sans" w:cs="DejaVu Sans"/>
          <w:lang w:val="en-US" w:eastAsia="en-US" w:bidi="en-US"/>
        </w:rPr>
        <w:t>Isn’t this more indicative of sampling bias than anything else? Cereal likely increased further away because we targeted canola crops for trapping. Or was that the point? lol</w:t>
      </w:r>
    </w:p>
  </w:comment>
  <w:comment w:id="28" w:author="Samuel Robinson" w:date="2020-10-15T14:38:38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10:31): "..."</w:t>
      </w:r>
    </w:p>
    <w:p>
      <w:r>
        <w:rPr>
          <w:rFonts w:ascii="Liberation Serif" w:hAnsi="Liberation Serif" w:eastAsia="DejaVu Sans" w:cs="DejaVu Sans"/>
          <w:sz w:val="20"/>
          <w:lang w:val="en-US" w:eastAsia="en-US" w:bidi="ar-SA"/>
        </w:rPr>
        <w:t>Possibly, but this will occur no matter where you sample. Canola was definitely a dominant signal, but we got a bunch of other cover types as well.</w:t>
      </w:r>
    </w:p>
  </w:comment>
  <w:comment w:id="29" w:author="Vickruck, Jessica" w:date="2020-09-29T10:26:00Z" w:initials="VJ">
    <w:p>
      <w:r>
        <w:rPr>
          <w:rFonts w:ascii="Liberation Serif" w:hAnsi="Liberation Serif" w:eastAsia="DejaVu Sans" w:cs="DejaVu Sans"/>
          <w:lang w:val="en-US" w:eastAsia="en-US" w:bidi="en-US"/>
        </w:rPr>
        <w:t>This figure took a bit for me to digest. I think it is the x axis title that is throwing me off.</w:t>
      </w:r>
    </w:p>
  </w:comment>
  <w:comment w:id="30" w:author="Samuel Robinson" w:date="2020-10-15T15:03:09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10:26): "..."</w:t>
      </w:r>
    </w:p>
    <w:p>
      <w:r>
        <w:rPr>
          <w:rFonts w:ascii="Liberation Serif" w:hAnsi="Liberation Serif" w:eastAsia="DejaVu Sans" w:cs="DejaVu Sans"/>
          <w:sz w:val="20"/>
          <w:lang w:val="en-US" w:eastAsia="en-US" w:bidi="ar-SA"/>
        </w:rPr>
        <w:t>Not sure if there’s any way to improve that</w:t>
      </w:r>
    </w:p>
  </w:comment>
  <w:comment w:id="31" w:author="Vickruck, Jessica" w:date="2020-09-29T10:43:00Z" w:initials="VJ">
    <w:p>
      <w:r>
        <w:rPr>
          <w:rFonts w:ascii="Liberation Serif" w:hAnsi="Liberation Serif" w:eastAsia="DejaVu Sans" w:cs="DejaVu Sans"/>
          <w:lang w:val="en-US" w:eastAsia="en-US" w:bidi="en-US"/>
        </w:rPr>
        <w:t xml:space="preserve">Somewhat counter-intuitive that </w:t>
      </w:r>
    </w:p>
  </w:comment>
  <w:comment w:id="32" w:author="Vickruck, Jessica" w:date="2020-09-29T10:56:00Z" w:initials="VJ">
    <w:p>
      <w:r>
        <w:rPr>
          <w:rFonts w:ascii="Liberation Serif" w:hAnsi="Liberation Serif" w:eastAsia="DejaVu Sans" w:cs="DejaVu Sans"/>
          <w:lang w:val="en-US" w:eastAsia="en-US" w:bidi="en-US"/>
        </w:rPr>
        <w:t>I think you need to be consistent in the wording here. You refer to early and late summer in the text, but the figure has 3 dates (20 June, 20 July and 20 Aug) so I am not sure which corresponds to which throughout.</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Also, when you say negative are you simply referring to whether or not the entire trendline falls under the zero? Both the July 20 or the Aug 20 line so positive effects, but the July 20th effect is negative across almost all distances. </w:t>
      </w:r>
    </w:p>
  </w:comment>
  <w:comment w:id="33" w:author="Samuel Robinson" w:date="2020-10-15T15:07:30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10:56): "..."</w:t>
      </w:r>
    </w:p>
    <w:p>
      <w:r>
        <w:rPr>
          <w:rFonts w:ascii="Liberation Serif" w:hAnsi="Liberation Serif" w:eastAsia="DejaVu Sans" w:cs="DejaVu Sans"/>
          <w:sz w:val="20"/>
          <w:lang w:val="en-US" w:eastAsia="en-US" w:bidi="ar-SA"/>
        </w:rPr>
        <w:t>I think you’re referring to the slope of the line. Both the slope and intercept matter here. Hopefully the explanatory box will help.</w:t>
      </w:r>
    </w:p>
  </w:comment>
  <w:comment w:id="34" w:author="Vickruck, Jessica" w:date="2020-09-29T11:01:00Z" w:initials="VJ">
    <w:p>
      <w:r>
        <w:rPr>
          <w:rFonts w:ascii="Liberation Serif" w:hAnsi="Liberation Serif" w:eastAsia="DejaVu Sans" w:cs="DejaVu Sans"/>
          <w:lang w:val="en-US" w:eastAsia="en-US" w:bidi="en-US"/>
        </w:rPr>
        <w:t xml:space="preserve">Why only one time point for pulses? You may have mentioned this above, but I can’t seem to find it now </w:t>
      </w:r>
      <w:r>
        <w:rPr>
          <w:rFonts w:ascii="Wingdings" w:hAnsi="Wingdings" w:eastAsia="Wingdings" w:cs="Wingdings"/>
          <w:lang w:val="en-US" w:eastAsia="en-US" w:bidi="en-US"/>
        </w:rPr>
        <w:t></w:t>
      </w:r>
      <w:r>
        <w:rPr>
          <w:rFonts w:ascii="Liberation Serif" w:hAnsi="Liberation Serif" w:eastAsia="DejaVu Sans" w:cs="DejaVu Sans"/>
          <w:lang w:val="en-US" w:eastAsia="en-US" w:bidi="en-US"/>
        </w:rPr>
        <w:t xml:space="preserve"> </w:t>
      </w:r>
    </w:p>
  </w:comment>
  <w:comment w:id="35" w:author="Samuel Robinson" w:date="2020-10-15T15:11:4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11:01): "..."</w:t>
      </w:r>
    </w:p>
    <w:p>
      <w:r>
        <w:rPr>
          <w:rFonts w:ascii="Liberation Serif" w:hAnsi="Liberation Serif" w:eastAsia="DejaVu Sans" w:cs="DejaVu Sans"/>
          <w:sz w:val="20"/>
          <w:lang w:val="en-US" w:eastAsia="en-US" w:bidi="ar-SA"/>
        </w:rPr>
        <w:t>Mentioned in Discussion</w:t>
      </w:r>
    </w:p>
  </w:comment>
  <w:comment w:id="36" w:author="Vickruck, Jessica" w:date="2020-09-29T10:37:00Z" w:initials="VJ">
    <w:p>
      <w:r>
        <w:rPr>
          <w:rFonts w:ascii="Liberation Serif" w:hAnsi="Liberation Serif" w:eastAsia="DejaVu Sans" w:cs="DejaVu Sans"/>
          <w:lang w:val="en-US" w:eastAsia="en-US" w:bidi="en-US"/>
        </w:rPr>
        <w:t xml:space="preserve">Overall comment. Figures should describe the </w:t>
      </w:r>
      <w:r>
        <w:rPr>
          <w:rFonts w:ascii="Liberation Serif" w:hAnsi="Liberation Serif" w:eastAsia="DejaVu Sans" w:cs="DejaVu Sans"/>
          <w:b/>
          <w:lang w:val="en-US" w:eastAsia="en-US" w:bidi="en-US"/>
        </w:rPr>
        <w:t>a</w:t>
      </w:r>
      <w:r>
        <w:rPr>
          <w:rFonts w:ascii="Liberation Serif" w:hAnsi="Liberation Serif" w:eastAsia="DejaVu Sans" w:cs="DejaVu Sans"/>
          <w:lang w:val="en-US" w:eastAsia="en-US" w:bidi="en-US"/>
        </w:rPr>
        <w:t xml:space="preserve"> through </w:t>
      </w:r>
      <w:r>
        <w:rPr>
          <w:rFonts w:ascii="Liberation Serif" w:hAnsi="Liberation Serif" w:eastAsia="DejaVu Sans" w:cs="DejaVu Sans"/>
          <w:b/>
          <w:lang w:val="en-US" w:eastAsia="en-US" w:bidi="en-US"/>
        </w:rPr>
        <w:t>d</w:t>
      </w:r>
      <w:r>
        <w:rPr>
          <w:rFonts w:ascii="Liberation Serif" w:hAnsi="Liberation Serif" w:eastAsia="DejaVu Sans" w:cs="DejaVu Sans"/>
          <w:lang w:val="en-US" w:eastAsia="en-US" w:bidi="en-US"/>
        </w:rPr>
        <w:t xml:space="preserve"> for the reader.</w:t>
      </w:r>
    </w:p>
  </w:comment>
  <w:comment w:id="37" w:author="Vickruck, Jessica" w:date="2020-09-29T10:35:00Z" w:initials="VJ">
    <w:p>
      <w:r>
        <w:rPr>
          <w:rFonts w:ascii="Liberation Serif" w:hAnsi="Liberation Serif" w:eastAsia="DejaVu Sans" w:cs="DejaVu Sans"/>
          <w:lang w:val="en-US" w:eastAsia="en-US" w:bidi="en-US"/>
        </w:rPr>
        <w:t>I am not sure if something happened here; but I see the colours as blue, purple and red. The blue and the red are particularly hard to tease apart in the graphs.</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To make it easier on the reader, if you are going to refer to them as early, mid and late season effects, then I would use those as your figure labels throughout as well.</w:t>
      </w:r>
    </w:p>
  </w:comment>
  <w:comment w:id="38" w:author="Samuel Robinson" w:date="2020-10-15T15:39:02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Vickruck, Jessica (09/29/2020, 10:35): "..."</w:t>
      </w:r>
    </w:p>
    <w:p>
      <w:r>
        <w:rPr>
          <w:rFonts w:ascii="Liberation Serif" w:hAnsi="Liberation Serif" w:eastAsia="DejaVu Sans" w:cs="DejaVu Sans"/>
          <w:sz w:val="20"/>
          <w:lang w:val="en-US" w:eastAsia="en-US" w:bidi="ar-SA"/>
        </w:rPr>
        <w:t>Fixed the wording, but I don’t really think there’s any way around using these colours, unless we removed confidence intervals. Changed Date to Early, Mid, and Late</w:t>
      </w:r>
    </w:p>
  </w:comment>
  <w:comment w:id="40" w:author="Vickruck, Jessica" w:date="2020-09-29T11:19:00Z" w:initials="VJ">
    <w:p>
      <w:r>
        <w:rPr>
          <w:rFonts w:ascii="Liberation Serif" w:hAnsi="Liberation Serif" w:eastAsia="DejaVu Sans" w:cs="DejaVu Sans"/>
          <w:lang w:val="en-US" w:eastAsia="en-US" w:bidi="en-US"/>
        </w:rPr>
        <w:t>I think it would be helpful for the reader to talk about each species in a separate paragraph, especially since the figures don’t have the same components.</w:t>
      </w:r>
    </w:p>
  </w:comment>
  <w:comment w:id="39" w:author="Vickruck, Jessica" w:date="2020-09-29T11:06:00Z" w:initials="VJ">
    <w:p>
      <w:r>
        <w:rPr>
          <w:rFonts w:ascii="Liberation Serif" w:hAnsi="Liberation Serif" w:eastAsia="DejaVu Sans" w:cs="DejaVu Sans"/>
          <w:lang w:val="en-US" w:eastAsia="en-US" w:bidi="en-US"/>
        </w:rPr>
        <w:t>This sentence contradicts itself.</w:t>
      </w:r>
    </w:p>
  </w:comment>
  <w:comment w:id="41" w:author="Vickruck, Jessica" w:date="2020-09-29T11:08:00Z" w:initials="VJ">
    <w:p>
      <w:r>
        <w:rPr>
          <w:rFonts w:ascii="Liberation Serif" w:hAnsi="Liberation Serif" w:eastAsia="DejaVu Sans" w:cs="DejaVu Sans"/>
          <w:lang w:val="en-US" w:eastAsia="en-US" w:bidi="en-US"/>
        </w:rPr>
        <w:t>Same comments on terminology as above</w:t>
      </w:r>
    </w:p>
  </w:comment>
  <w:comment w:id="42" w:author="Vickruck, Jessica" w:date="2020-09-29T11:09:00Z" w:initials="VJ">
    <w:p>
      <w:r>
        <w:rPr>
          <w:rFonts w:ascii="Liberation Serif" w:hAnsi="Liberation Serif" w:eastAsia="DejaVu Sans" w:cs="DejaVu Sans"/>
          <w:lang w:val="en-US" w:eastAsia="en-US" w:bidi="en-US"/>
        </w:rPr>
        <w:t>There is not part f to the figure.</w:t>
      </w:r>
    </w:p>
  </w:comment>
  <w:comment w:id="43" w:author="Vickruck, Jessica" w:date="2020-09-29T11:17:00Z" w:initials="VJ">
    <w:p>
      <w:r>
        <w:rPr>
          <w:rFonts w:ascii="Liberation Serif" w:hAnsi="Liberation Serif" w:eastAsia="DejaVu Sans" w:cs="DejaVu Sans"/>
          <w:lang w:val="en-US" w:eastAsia="en-US" w:bidi="en-US"/>
        </w:rPr>
        <w:t>Panel D on ParDisdLandscape is “Woodland” and in ParMoeLandscape is “Pulse Effect”, but either is trees and shrubs.</w:t>
      </w:r>
    </w:p>
  </w:comment>
  <w:comment w:id="44" w:author="Vickruck, Jessica" w:date="2020-09-29T11:22:00Z" w:initials="VJ">
    <w:p>
      <w:r>
        <w:rPr>
          <w:rFonts w:ascii="Liberation Serif" w:hAnsi="Liberation Serif" w:eastAsia="DejaVu Sans" w:cs="DejaVu Sans"/>
          <w:lang w:val="en-US" w:eastAsia="en-US" w:bidi="en-US"/>
        </w:rPr>
        <w:t>I believe this is the first time you have mentioned pivot corners in the manuscript.</w:t>
      </w:r>
    </w:p>
  </w:comment>
  <w:comment w:id="45" w:author="Vickruck, Jessica" w:date="2020-09-29T11:24:00Z" w:initials="VJ">
    <w:p>
      <w:r>
        <w:rPr>
          <w:rFonts w:ascii="Liberation Serif" w:hAnsi="Liberation Serif" w:eastAsia="DejaVu Sans" w:cs="DejaVu Sans"/>
          <w:lang w:val="en-US" w:eastAsia="en-US" w:bidi="en-US"/>
        </w:rPr>
        <w:t>I would save this bit for the discussion.</w:t>
      </w:r>
    </w:p>
  </w:comment>
  <w:comment w:id="47"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46" w:author="Vickruck, Jessica" w:date="2020-09-29T10:41:00Z" w:initials="VJ">
    <w:p>
      <w:r>
        <w:rPr>
          <w:rFonts w:ascii="Liberation Serif" w:hAnsi="Liberation Serif" w:eastAsia="DejaVu Sans" w:cs="DejaVu Sans"/>
          <w:lang w:val="en-US" w:eastAsia="en-US" w:bidi="en-US"/>
        </w:rPr>
        <w:t>I agree, this table is great.</w:t>
      </w:r>
    </w:p>
  </w:comment>
  <w:comment w:id="48"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49" w:author="Vickruck, Jessica" w:date="2020-09-29T12:41:00Z" w:initials="VJ">
    <w:p>
      <w:r>
        <w:rPr>
          <w:rFonts w:ascii="Liberation Serif" w:hAnsi="Liberation Serif" w:eastAsia="DejaVu Sans" w:cs="DejaVu Sans"/>
          <w:lang w:val="en-US" w:eastAsia="en-US" w:bidi="en-US"/>
        </w:rPr>
        <w:t xml:space="preserve">Start here </w:t>
      </w:r>
    </w:p>
  </w:comment>
  <w:comment w:id="50" w:author="Vickruck, Jessica" w:date="2020-09-29T15:31:00Z" w:initials="VJ">
    <w:p>
      <w:r>
        <w:rPr>
          <w:rFonts w:ascii="Liberation Serif" w:hAnsi="Liberation Serif" w:eastAsia="DejaVu Sans" w:cs="DejaVu Sans"/>
          <w:lang w:val="en-US" w:eastAsia="en-US" w:bidi="en-US"/>
        </w:rPr>
        <w:t>I removed this because I was waiting to hear what is was more active than ;)</w:t>
      </w:r>
    </w:p>
  </w:comment>
  <w:comment w:id="51" w:author="Vickruck, Jessica" w:date="2020-09-29T15:32:00Z" w:initials="VJ">
    <w:p>
      <w:r>
        <w:rPr>
          <w:rFonts w:ascii="Liberation Serif" w:hAnsi="Liberation Serif" w:eastAsia="DejaVu Sans" w:cs="DejaVu Sans"/>
          <w:lang w:val="en-US" w:eastAsia="en-US" w:bidi="en-US"/>
        </w:rPr>
        <w:t>I think I know what you mean here, but biologically roads can’t be actual habitat (unless you really think that they are living on the roads!)</w:t>
      </w:r>
    </w:p>
  </w:comment>
  <w:comment w:id="52" w:author="Vickruck, Jessica" w:date="2020-09-29T15:33:00Z" w:initials="VJ">
    <w:p>
      <w:r>
        <w:rPr>
          <w:rFonts w:ascii="Liberation Serif" w:hAnsi="Liberation Serif" w:eastAsia="DejaVu Sans" w:cs="DejaVu Sans"/>
          <w:lang w:val="en-US" w:eastAsia="en-US" w:bidi="en-US"/>
        </w:rPr>
        <w:t xml:space="preserve">Perhaps remind your reader that </w:t>
      </w:r>
      <w:r>
        <w:rPr>
          <w:rFonts w:ascii="Liberation Serif" w:hAnsi="Liberation Serif" w:eastAsia="DejaVu Sans" w:cs="DejaVu Sans"/>
          <w:i/>
          <w:lang w:val="en-US" w:eastAsia="en-US" w:bidi="en-US"/>
        </w:rPr>
        <w:t xml:space="preserve">Pardosa </w:t>
      </w:r>
      <w:r>
        <w:rPr>
          <w:rFonts w:ascii="Liberation Serif" w:hAnsi="Liberation Serif" w:eastAsia="DejaVu Sans" w:cs="DejaVu Sans"/>
          <w:lang w:val="en-US" w:eastAsia="en-US" w:bidi="en-US"/>
        </w:rPr>
        <w:t>is in the family Lycosidae (most won’t know I don’t think).</w:t>
      </w:r>
    </w:p>
  </w:comment>
  <w:comment w:id="54"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53" w:author="Vickruck, Jessica" w:date="2020-09-29T15:37:00Z" w:initials="VJ">
    <w:p>
      <w:r>
        <w:rPr>
          <w:rFonts w:ascii="Liberation Serif" w:hAnsi="Liberation Serif" w:eastAsia="DejaVu Sans" w:cs="DejaVu Sans"/>
          <w:lang w:val="en-US" w:eastAsia="en-US" w:bidi="en-US"/>
        </w:rPr>
        <w:t>Ah I was just coming here to say the same thing! You have done a great job of putting your results in the context of the literature, but what does it all mean biologically?! What should producers be doing to maximize their ecosystem services from these species? (Or is it worth their time??)</w:t>
      </w:r>
    </w:p>
  </w:comment>
  <w:comment w:id="55" w:author="Vickruck, Jessica" w:date="2020-09-29T11:04:00Z" w:initials="VJ">
    <w:p>
      <w:r>
        <w:rPr>
          <w:rFonts w:ascii="Liberation Serif" w:hAnsi="Liberation Serif" w:eastAsia="DejaVu Sans" w:cs="DejaVu Sans"/>
          <w:lang w:val="en-US" w:eastAsia="en-US" w:bidi="en-US"/>
        </w:rPr>
        <w:t xml:space="preserve">I would suggest flushing these out a bit more. (I know they are only going in the supplemental, but I still would ;)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 w:name="Wingdings">
    <w:charset w:val="02"/>
    <w:family w:val="roman"/>
    <w:pitch w:val="variable"/>
  </w:font>
</w:fonts>
</file>

<file path=word/settings.xml><?xml version="1.0" encoding="utf-8"?>
<w:settings xmlns:w="http://schemas.openxmlformats.org/wordprocessingml/2006/main">
  <w:zoom w:percent="9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LibreOffice/6.0.7.3$Linux_X86_64 LibreOffice_project/00m0$Build-3</Application>
  <Pages>30</Pages>
  <Words>7432</Words>
  <Characters>43219</Characters>
  <CharactersWithSpaces>49969</CharactersWithSpaces>
  <Paragraphs>647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2020-09-29T18:39:00Z</dcterms:created>
  <dc:creator>Samuel Robinson;Paul Galpern</dc:creator>
  <dc:description/>
  <dc:language>en-CA</dc:language>
  <cp:lastModifiedBy>Samuel Robinson</cp:lastModifiedBy>
  <dcterms:modified xsi:type="dcterms:W3CDTF">2020-10-15T15:49:49Z</dcterms:modified>
  <cp:revision>4</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